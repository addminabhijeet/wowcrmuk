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0118" w:rsidRDefault="00B6481C">
      <w:pPr>
        <w:spacing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Name: Neha </w:t>
      </w:r>
    </w:p>
    <w:p w:rsidR="00360118" w:rsidRDefault="00B6481C">
      <w:pPr>
        <w:spacing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Email: </w:t>
      </w:r>
      <w:hyperlink r:id="rId6">
        <w:r>
          <w:rPr>
            <w:rFonts w:ascii="Arial" w:eastAsia="Arial" w:hAnsi="Arial" w:cs="Arial"/>
            <w:b/>
            <w:color w:val="0000FF"/>
            <w:sz w:val="20"/>
            <w:szCs w:val="20"/>
            <w:u w:val="single"/>
          </w:rPr>
          <w:t>nehap251112@gmail.com</w:t>
        </w:r>
      </w:hyperlink>
      <w:r>
        <w:rPr>
          <w:rFonts w:ascii="Arial" w:eastAsia="Arial" w:hAnsi="Arial" w:cs="Arial"/>
          <w:b/>
          <w:color w:val="0000FF"/>
          <w:sz w:val="20"/>
          <w:szCs w:val="20"/>
          <w:u w:val="single"/>
        </w:rPr>
        <w:t xml:space="preserve"> </w:t>
      </w:r>
    </w:p>
    <w:p w:rsidR="00360118" w:rsidRDefault="00B6481C">
      <w:pPr>
        <w:spacing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Phone: 732-470-8736</w:t>
      </w:r>
    </w:p>
    <w:tbl>
      <w:tblPr>
        <w:tblStyle w:val="a6"/>
        <w:tblW w:w="11171" w:type="dxa"/>
        <w:tblInd w:w="-12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 w:firstRow="0" w:lastRow="0" w:firstColumn="0" w:lastColumn="0" w:noHBand="0" w:noVBand="1"/>
      </w:tblPr>
      <w:tblGrid>
        <w:gridCol w:w="11171"/>
      </w:tblGrid>
      <w:tr w:rsidR="00360118">
        <w:trPr>
          <w:trHeight w:val="308"/>
        </w:trPr>
        <w:tc>
          <w:tcPr>
            <w:tcW w:w="111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CCCC"/>
          </w:tcPr>
          <w:p w:rsidR="00360118" w:rsidRDefault="00B6481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EXPERIENCE SUMMARY</w:t>
            </w:r>
          </w:p>
        </w:tc>
      </w:tr>
    </w:tbl>
    <w:p w:rsidR="00360118" w:rsidRDefault="00360118">
      <w:pPr>
        <w:ind w:left="360"/>
        <w:rPr>
          <w:rFonts w:ascii="Arial" w:eastAsia="Arial" w:hAnsi="Arial" w:cs="Arial"/>
          <w:sz w:val="20"/>
          <w:szCs w:val="20"/>
        </w:rPr>
      </w:pPr>
    </w:p>
    <w:p w:rsidR="00360118" w:rsidRDefault="00B6481C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Over 6 years of experience in developing </w:t>
      </w:r>
      <w:r>
        <w:rPr>
          <w:rFonts w:ascii="Arial" w:eastAsia="Arial" w:hAnsi="Arial" w:cs="Arial"/>
          <w:b/>
          <w:sz w:val="20"/>
          <w:szCs w:val="20"/>
        </w:rPr>
        <w:t>BI solutions</w:t>
      </w:r>
      <w:r>
        <w:rPr>
          <w:rFonts w:ascii="Arial" w:eastAsia="Arial" w:hAnsi="Arial" w:cs="Arial"/>
          <w:sz w:val="20"/>
          <w:szCs w:val="20"/>
        </w:rPr>
        <w:t xml:space="preserve"> using </w:t>
      </w:r>
      <w:r>
        <w:rPr>
          <w:rFonts w:ascii="Arial" w:eastAsia="Arial" w:hAnsi="Arial" w:cs="Arial"/>
          <w:b/>
          <w:sz w:val="20"/>
          <w:szCs w:val="20"/>
        </w:rPr>
        <w:t>Power BI (DAX, Power Query, data modeling), Azure Data Factory, SQL, SSIS, Python, and .NET application support</w:t>
      </w:r>
      <w:r>
        <w:rPr>
          <w:rFonts w:ascii="Arial" w:eastAsia="Arial" w:hAnsi="Arial" w:cs="Arial"/>
          <w:sz w:val="20"/>
          <w:szCs w:val="20"/>
        </w:rPr>
        <w:t xml:space="preserve">. My expertise includes </w:t>
      </w:r>
      <w:r>
        <w:rPr>
          <w:rFonts w:ascii="Arial" w:eastAsia="Arial" w:hAnsi="Arial" w:cs="Arial"/>
          <w:b/>
          <w:sz w:val="20"/>
          <w:szCs w:val="20"/>
        </w:rPr>
        <w:t>ETL, data management, and data warehousing</w:t>
      </w:r>
      <w:r>
        <w:rPr>
          <w:rFonts w:ascii="Arial" w:eastAsia="Arial" w:hAnsi="Arial" w:cs="Arial"/>
          <w:sz w:val="20"/>
          <w:szCs w:val="20"/>
        </w:rPr>
        <w:t xml:space="preserve"> across platforms like </w:t>
      </w:r>
      <w:r>
        <w:rPr>
          <w:rFonts w:ascii="Arial" w:eastAsia="Arial" w:hAnsi="Arial" w:cs="Arial"/>
          <w:b/>
          <w:sz w:val="20"/>
          <w:szCs w:val="20"/>
        </w:rPr>
        <w:t>Microsoft Azure, Azure Data Lake.</w:t>
      </w:r>
      <w:r>
        <w:rPr>
          <w:rFonts w:ascii="Arial" w:eastAsia="Arial" w:hAnsi="Arial" w:cs="Arial"/>
          <w:sz w:val="20"/>
          <w:szCs w:val="20"/>
        </w:rPr>
        <w:t xml:space="preserve"> Proficient in delivering </w:t>
      </w:r>
      <w:r>
        <w:rPr>
          <w:rFonts w:ascii="Arial" w:eastAsia="Arial" w:hAnsi="Arial" w:cs="Arial"/>
          <w:b/>
          <w:sz w:val="20"/>
          <w:szCs w:val="20"/>
        </w:rPr>
        <w:t>scalable, cloud-based analytics and BI applications</w:t>
      </w:r>
      <w:r>
        <w:rPr>
          <w:rFonts w:ascii="Arial" w:eastAsia="Arial" w:hAnsi="Arial" w:cs="Arial"/>
          <w:sz w:val="20"/>
          <w:szCs w:val="20"/>
        </w:rPr>
        <w:t xml:space="preserve"> in </w:t>
      </w:r>
      <w:r>
        <w:rPr>
          <w:rFonts w:ascii="Arial" w:eastAsia="Arial" w:hAnsi="Arial" w:cs="Arial"/>
          <w:b/>
          <w:sz w:val="20"/>
          <w:szCs w:val="20"/>
        </w:rPr>
        <w:t>agile environments</w:t>
      </w:r>
      <w:r>
        <w:rPr>
          <w:rFonts w:ascii="Arial" w:eastAsia="Arial" w:hAnsi="Arial" w:cs="Arial"/>
          <w:sz w:val="20"/>
          <w:szCs w:val="20"/>
        </w:rPr>
        <w:t xml:space="preserve">. Integrated </w:t>
      </w:r>
      <w:r>
        <w:rPr>
          <w:rFonts w:ascii="Arial" w:eastAsia="Arial" w:hAnsi="Arial" w:cs="Arial"/>
          <w:b/>
          <w:sz w:val="20"/>
          <w:szCs w:val="20"/>
        </w:rPr>
        <w:t>Power BI</w:t>
      </w:r>
      <w:r>
        <w:rPr>
          <w:rFonts w:ascii="Arial" w:eastAsia="Arial" w:hAnsi="Arial" w:cs="Arial"/>
          <w:sz w:val="20"/>
          <w:szCs w:val="20"/>
        </w:rPr>
        <w:t xml:space="preserve"> with </w:t>
      </w:r>
      <w:r>
        <w:rPr>
          <w:rFonts w:ascii="Arial" w:eastAsia="Arial" w:hAnsi="Arial" w:cs="Arial"/>
          <w:b/>
          <w:sz w:val="20"/>
          <w:szCs w:val="20"/>
        </w:rPr>
        <w:t>SharePoint Online/On-Premise</w:t>
      </w:r>
      <w:r>
        <w:rPr>
          <w:rFonts w:ascii="Arial" w:eastAsia="Arial" w:hAnsi="Arial" w:cs="Arial"/>
          <w:sz w:val="20"/>
          <w:szCs w:val="20"/>
        </w:rPr>
        <w:t xml:space="preserve"> for </w:t>
      </w:r>
      <w:r>
        <w:rPr>
          <w:rFonts w:ascii="Arial" w:eastAsia="Arial" w:hAnsi="Arial" w:cs="Arial"/>
          <w:b/>
          <w:sz w:val="20"/>
          <w:szCs w:val="20"/>
        </w:rPr>
        <w:t>report sharing</w:t>
      </w:r>
      <w:r>
        <w:rPr>
          <w:rFonts w:ascii="Arial" w:eastAsia="Arial" w:hAnsi="Arial" w:cs="Arial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sz w:val="20"/>
          <w:szCs w:val="20"/>
        </w:rPr>
        <w:t>collaborative dashboards</w:t>
      </w:r>
      <w:r>
        <w:rPr>
          <w:rFonts w:ascii="Arial" w:eastAsia="Arial" w:hAnsi="Arial" w:cs="Arial"/>
          <w:sz w:val="20"/>
          <w:szCs w:val="20"/>
        </w:rPr>
        <w:t xml:space="preserve">, and </w:t>
      </w:r>
      <w:r>
        <w:rPr>
          <w:rFonts w:ascii="Arial" w:eastAsia="Arial" w:hAnsi="Arial" w:cs="Arial"/>
          <w:b/>
          <w:sz w:val="20"/>
          <w:szCs w:val="20"/>
        </w:rPr>
        <w:t>automated data refresh schedules</w:t>
      </w:r>
      <w:r>
        <w:rPr>
          <w:rFonts w:ascii="Arial" w:eastAsia="Arial" w:hAnsi="Arial" w:cs="Arial"/>
          <w:sz w:val="20"/>
          <w:szCs w:val="20"/>
        </w:rPr>
        <w:t>. Experienced in designing, executing, and managing data warehouse workflows, including data extraction, transformation, and loading, for Healthcare and Retail sectors.</w:t>
      </w:r>
    </w:p>
    <w:p w:rsidR="00A70B06" w:rsidRPr="00A70B06" w:rsidRDefault="00B6481C" w:rsidP="00A70B06">
      <w:pPr>
        <w:numPr>
          <w:ilvl w:val="0"/>
          <w:numId w:val="1"/>
        </w:numPr>
        <w:spacing w:before="240"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Designed smart ways to collect and analyze data, turning it into clear </w:t>
      </w:r>
      <w:r w:rsidR="00A70B06">
        <w:rPr>
          <w:rFonts w:ascii="Arial" w:eastAsia="Arial" w:hAnsi="Arial" w:cs="Arial"/>
          <w:b/>
          <w:sz w:val="20"/>
          <w:szCs w:val="20"/>
        </w:rPr>
        <w:t>visualizations</w:t>
      </w:r>
      <w:r w:rsidR="00A70B06">
        <w:rPr>
          <w:rFonts w:ascii="Arial" w:eastAsia="Arial" w:hAnsi="Arial" w:cs="Arial"/>
          <w:sz w:val="20"/>
          <w:szCs w:val="20"/>
        </w:rPr>
        <w:t>.</w:t>
      </w:r>
      <w:r w:rsidR="00A70B06" w:rsidRPr="00A70B06">
        <w:rPr>
          <w:rFonts w:ascii="Arial" w:hAnsi="Arial" w:cs="Arial"/>
          <w:sz w:val="20"/>
          <w:szCs w:val="20"/>
        </w:rPr>
        <w:t xml:space="preserve"> Designed</w:t>
      </w:r>
      <w:r w:rsidR="00A70B06" w:rsidRPr="00A70B06">
        <w:rPr>
          <w:rFonts w:ascii="Arial" w:hAnsi="Arial" w:cs="Arial"/>
          <w:sz w:val="20"/>
          <w:szCs w:val="20"/>
        </w:rPr>
        <w:t xml:space="preserve">, developed, and maintained </w:t>
      </w:r>
      <w:r w:rsidR="00A70B06" w:rsidRPr="00A70B06">
        <w:rPr>
          <w:rStyle w:val="Strong"/>
          <w:rFonts w:ascii="Arial" w:hAnsi="Arial" w:cs="Arial"/>
          <w:sz w:val="20"/>
          <w:szCs w:val="20"/>
        </w:rPr>
        <w:t>scalable ETL pipelines</w:t>
      </w:r>
      <w:r w:rsidR="00A70B06" w:rsidRPr="00A70B06">
        <w:rPr>
          <w:rFonts w:ascii="Arial" w:hAnsi="Arial" w:cs="Arial"/>
          <w:sz w:val="20"/>
          <w:szCs w:val="20"/>
        </w:rPr>
        <w:t xml:space="preserve"> utilizing Python, SQL, and Azure Data Factory.</w:t>
      </w:r>
    </w:p>
    <w:p w:rsidR="00360118" w:rsidRDefault="00B6481C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Crafted eye-catching </w:t>
      </w:r>
      <w:r>
        <w:rPr>
          <w:rFonts w:ascii="Arial" w:eastAsia="Arial" w:hAnsi="Arial" w:cs="Arial"/>
          <w:b/>
          <w:sz w:val="20"/>
          <w:szCs w:val="20"/>
        </w:rPr>
        <w:t>Power BI</w:t>
      </w:r>
      <w:r>
        <w:rPr>
          <w:rFonts w:ascii="Arial" w:eastAsia="Arial" w:hAnsi="Arial" w:cs="Arial"/>
          <w:sz w:val="20"/>
          <w:szCs w:val="20"/>
        </w:rPr>
        <w:t xml:space="preserve"> visuals like Bar Charts, Donut Charts, Line Charts, </w:t>
      </w:r>
      <w:r>
        <w:rPr>
          <w:rFonts w:ascii="Arial" w:eastAsia="Arial" w:hAnsi="Arial" w:cs="Arial"/>
          <w:b/>
          <w:sz w:val="20"/>
          <w:szCs w:val="20"/>
        </w:rPr>
        <w:t>Slicers</w:t>
      </w:r>
      <w:r>
        <w:rPr>
          <w:rFonts w:ascii="Arial" w:eastAsia="Arial" w:hAnsi="Arial" w:cs="Arial"/>
          <w:sz w:val="20"/>
          <w:szCs w:val="20"/>
        </w:rPr>
        <w:t>, and Gauge Visualizations.</w:t>
      </w:r>
    </w:p>
    <w:p w:rsidR="00360118" w:rsidRDefault="00B6481C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Implemented </w:t>
      </w:r>
      <w:r>
        <w:rPr>
          <w:rFonts w:ascii="Arial" w:eastAsia="Arial" w:hAnsi="Arial" w:cs="Arial"/>
          <w:b/>
          <w:sz w:val="20"/>
          <w:szCs w:val="20"/>
        </w:rPr>
        <w:t>DAX formulas</w:t>
      </w:r>
      <w:r>
        <w:rPr>
          <w:rFonts w:ascii="Arial" w:eastAsia="Arial" w:hAnsi="Arial" w:cs="Arial"/>
          <w:sz w:val="20"/>
          <w:szCs w:val="20"/>
        </w:rPr>
        <w:t xml:space="preserve"> to build calculated tables, columns, and measures, improving </w:t>
      </w:r>
      <w:r>
        <w:rPr>
          <w:rFonts w:ascii="Arial" w:eastAsia="Arial" w:hAnsi="Arial" w:cs="Arial"/>
          <w:b/>
          <w:sz w:val="20"/>
          <w:szCs w:val="20"/>
        </w:rPr>
        <w:t>data modeling</w:t>
      </w:r>
      <w:r>
        <w:rPr>
          <w:rFonts w:ascii="Arial" w:eastAsia="Arial" w:hAnsi="Arial" w:cs="Arial"/>
          <w:sz w:val="20"/>
          <w:szCs w:val="20"/>
        </w:rPr>
        <w:t xml:space="preserve"> precision.</w:t>
      </w:r>
    </w:p>
    <w:p w:rsidR="00360118" w:rsidRDefault="00B6481C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Used </w:t>
      </w:r>
      <w:r>
        <w:rPr>
          <w:rFonts w:ascii="Arial" w:eastAsia="Arial" w:hAnsi="Arial" w:cs="Arial"/>
          <w:b/>
          <w:sz w:val="20"/>
          <w:szCs w:val="20"/>
        </w:rPr>
        <w:t>DAX</w:t>
      </w:r>
      <w:sdt>
        <w:sdtPr>
          <w:tag w:val="goog_rdk_0"/>
          <w:id w:val="-585020363"/>
        </w:sdtPr>
        <w:sdtEndPr/>
        <w:sdtContent>
          <w:ins w:id="0" w:author="Soujanya" w:date="2025-08-20T01:39:00Z"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ins>
        </w:sdtContent>
      </w:sdt>
      <w:r>
        <w:rPr>
          <w:rFonts w:ascii="Arial" w:eastAsia="Arial" w:hAnsi="Arial" w:cs="Arial"/>
          <w:b/>
          <w:sz w:val="20"/>
          <w:szCs w:val="20"/>
        </w:rPr>
        <w:t>’s</w:t>
      </w:r>
      <w:r>
        <w:rPr>
          <w:rFonts w:ascii="Arial" w:eastAsia="Arial" w:hAnsi="Arial" w:cs="Arial"/>
          <w:sz w:val="20"/>
          <w:szCs w:val="20"/>
        </w:rPr>
        <w:t xml:space="preserve"> like aggregation and time intelligence functions to power up analytics in </w:t>
      </w:r>
      <w:r>
        <w:rPr>
          <w:rFonts w:ascii="Arial" w:eastAsia="Arial" w:hAnsi="Arial" w:cs="Arial"/>
          <w:b/>
          <w:sz w:val="20"/>
          <w:szCs w:val="20"/>
        </w:rPr>
        <w:t>Power BI</w:t>
      </w:r>
      <w:r>
        <w:rPr>
          <w:rFonts w:ascii="Arial" w:eastAsia="Arial" w:hAnsi="Arial" w:cs="Arial"/>
          <w:sz w:val="20"/>
          <w:szCs w:val="20"/>
        </w:rPr>
        <w:t>.</w:t>
      </w:r>
    </w:p>
    <w:p w:rsidR="00360118" w:rsidRDefault="00B6481C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Dug into data to find trends and insights, creating dynamic </w:t>
      </w:r>
      <w:r>
        <w:rPr>
          <w:rFonts w:ascii="Arial" w:eastAsia="Arial" w:hAnsi="Arial" w:cs="Arial"/>
          <w:b/>
          <w:sz w:val="20"/>
          <w:szCs w:val="20"/>
        </w:rPr>
        <w:t>Power BI</w:t>
      </w:r>
      <w:r>
        <w:rPr>
          <w:rFonts w:ascii="Arial" w:eastAsia="Arial" w:hAnsi="Arial" w:cs="Arial"/>
          <w:sz w:val="20"/>
          <w:szCs w:val="20"/>
        </w:rPr>
        <w:t xml:space="preserve"> visualizations for better decision-making.</w:t>
      </w:r>
    </w:p>
    <w:p w:rsidR="00360118" w:rsidRDefault="00B6481C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Translated user requirements into accurate </w:t>
      </w:r>
      <w:r>
        <w:rPr>
          <w:rFonts w:ascii="Arial" w:eastAsia="Arial" w:hAnsi="Arial" w:cs="Arial"/>
          <w:b/>
          <w:sz w:val="20"/>
          <w:szCs w:val="20"/>
        </w:rPr>
        <w:t>Power BI reports and dashboards</w:t>
      </w:r>
      <w:r>
        <w:rPr>
          <w:rFonts w:ascii="Arial" w:eastAsia="Arial" w:hAnsi="Arial" w:cs="Arial"/>
          <w:sz w:val="20"/>
          <w:szCs w:val="20"/>
        </w:rPr>
        <w:t>, delivering solutions that met business needs.</w:t>
      </w:r>
    </w:p>
    <w:p w:rsidR="00360118" w:rsidRDefault="00B6481C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Pulled data from various sources</w:t>
      </w:r>
      <w:r w:rsidR="00254948">
        <w:rPr>
          <w:rFonts w:ascii="Arial" w:eastAsia="Arial" w:hAnsi="Arial" w:cs="Arial"/>
          <w:sz w:val="20"/>
          <w:szCs w:val="20"/>
        </w:rPr>
        <w:t xml:space="preserve"> including </w:t>
      </w:r>
      <w:r w:rsidR="00254948" w:rsidRPr="00F40197">
        <w:rPr>
          <w:rFonts w:ascii="Arial" w:hAnsi="Arial" w:cs="Arial"/>
          <w:b/>
          <w:sz w:val="20"/>
          <w:szCs w:val="20"/>
        </w:rPr>
        <w:t>Snowflake, SQL Server, Azure SQL Data Warehouse, and REST APIs</w:t>
      </w:r>
      <w:r w:rsidRPr="00254948">
        <w:rPr>
          <w:rFonts w:ascii="Arial" w:eastAsia="Arial" w:hAnsi="Arial" w:cs="Arial"/>
          <w:b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into</w:t>
      </w:r>
      <w:r>
        <w:rPr>
          <w:rFonts w:ascii="Arial" w:eastAsia="Arial" w:hAnsi="Arial" w:cs="Arial"/>
          <w:b/>
          <w:sz w:val="20"/>
          <w:szCs w:val="20"/>
        </w:rPr>
        <w:t xml:space="preserve"> Power BI Desktop</w:t>
      </w:r>
      <w:r>
        <w:rPr>
          <w:rFonts w:ascii="Arial" w:eastAsia="Arial" w:hAnsi="Arial" w:cs="Arial"/>
          <w:sz w:val="20"/>
          <w:szCs w:val="20"/>
        </w:rPr>
        <w:t xml:space="preserve"> and used </w:t>
      </w:r>
      <w:r>
        <w:rPr>
          <w:rFonts w:ascii="Arial" w:eastAsia="Arial" w:hAnsi="Arial" w:cs="Arial"/>
          <w:b/>
          <w:sz w:val="20"/>
          <w:szCs w:val="20"/>
        </w:rPr>
        <w:t>Power Query</w:t>
      </w:r>
      <w:r>
        <w:rPr>
          <w:rFonts w:ascii="Arial" w:eastAsia="Arial" w:hAnsi="Arial" w:cs="Arial"/>
          <w:sz w:val="20"/>
          <w:szCs w:val="20"/>
        </w:rPr>
        <w:t xml:space="preserve"> to create user-friendly reports and dashboards.</w:t>
      </w:r>
    </w:p>
    <w:p w:rsidR="00360118" w:rsidRDefault="00B6481C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Used </w:t>
      </w:r>
      <w:r>
        <w:rPr>
          <w:rFonts w:ascii="Arial" w:eastAsia="Arial" w:hAnsi="Arial" w:cs="Arial"/>
          <w:b/>
          <w:sz w:val="20"/>
          <w:szCs w:val="20"/>
        </w:rPr>
        <w:t>Power Query</w:t>
      </w:r>
      <w:r>
        <w:rPr>
          <w:rFonts w:ascii="Arial" w:eastAsia="Arial" w:hAnsi="Arial" w:cs="Arial"/>
          <w:sz w:val="20"/>
          <w:szCs w:val="20"/>
        </w:rPr>
        <w:t xml:space="preserve"> to clean and reshape data, making data modeling easier by pivoting and </w:t>
      </w:r>
      <w:proofErr w:type="spellStart"/>
      <w:r>
        <w:rPr>
          <w:rFonts w:ascii="Arial" w:eastAsia="Arial" w:hAnsi="Arial" w:cs="Arial"/>
          <w:sz w:val="20"/>
          <w:szCs w:val="20"/>
        </w:rPr>
        <w:t>unpivoting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datasets.</w:t>
      </w:r>
    </w:p>
    <w:p w:rsidR="00360118" w:rsidRPr="00F40197" w:rsidRDefault="00B6481C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Worked with </w:t>
      </w:r>
      <w:r>
        <w:rPr>
          <w:rFonts w:ascii="Arial" w:eastAsia="Arial" w:hAnsi="Arial" w:cs="Arial"/>
          <w:b/>
          <w:sz w:val="20"/>
          <w:szCs w:val="20"/>
        </w:rPr>
        <w:t>Direct Query</w:t>
      </w:r>
      <w:r>
        <w:rPr>
          <w:rFonts w:ascii="Arial" w:eastAsia="Arial" w:hAnsi="Arial" w:cs="Arial"/>
          <w:sz w:val="20"/>
          <w:szCs w:val="20"/>
        </w:rPr>
        <w:t xml:space="preserve"> and </w:t>
      </w:r>
      <w:r>
        <w:rPr>
          <w:rFonts w:ascii="Arial" w:eastAsia="Arial" w:hAnsi="Arial" w:cs="Arial"/>
          <w:b/>
          <w:sz w:val="20"/>
          <w:szCs w:val="20"/>
        </w:rPr>
        <w:t>Import modes</w:t>
      </w:r>
      <w:r>
        <w:rPr>
          <w:rFonts w:ascii="Arial" w:eastAsia="Arial" w:hAnsi="Arial" w:cs="Arial"/>
          <w:sz w:val="20"/>
          <w:szCs w:val="20"/>
        </w:rPr>
        <w:t xml:space="preserve"> in </w:t>
      </w:r>
      <w:r>
        <w:rPr>
          <w:rFonts w:ascii="Arial" w:eastAsia="Arial" w:hAnsi="Arial" w:cs="Arial"/>
          <w:b/>
          <w:sz w:val="20"/>
          <w:szCs w:val="20"/>
        </w:rPr>
        <w:t>Power BI</w:t>
      </w:r>
      <w:r>
        <w:rPr>
          <w:rFonts w:ascii="Arial" w:eastAsia="Arial" w:hAnsi="Arial" w:cs="Arial"/>
          <w:sz w:val="20"/>
          <w:szCs w:val="20"/>
        </w:rPr>
        <w:t xml:space="preserve"> to </w:t>
      </w:r>
      <w:r w:rsidR="00254948">
        <w:rPr>
          <w:rFonts w:ascii="Arial" w:eastAsia="Arial" w:hAnsi="Arial" w:cs="Arial"/>
          <w:sz w:val="20"/>
          <w:szCs w:val="20"/>
        </w:rPr>
        <w:t xml:space="preserve">build fast and flexible reports </w:t>
      </w:r>
      <w:r w:rsidR="00254948" w:rsidRPr="00F40197">
        <w:rPr>
          <w:rFonts w:ascii="Arial" w:hAnsi="Arial" w:cs="Arial"/>
          <w:b/>
          <w:sz w:val="20"/>
          <w:szCs w:val="20"/>
        </w:rPr>
        <w:t>from Snowflake and Azure SQL sources.</w:t>
      </w:r>
    </w:p>
    <w:p w:rsidR="00254948" w:rsidRPr="00F40197" w:rsidRDefault="00254948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40197">
        <w:rPr>
          <w:rFonts w:ascii="Arial" w:hAnsi="Arial" w:cs="Arial"/>
          <w:sz w:val="20"/>
          <w:szCs w:val="20"/>
        </w:rPr>
        <w:t xml:space="preserve">Developed Snowflake </w:t>
      </w:r>
      <w:proofErr w:type="spellStart"/>
      <w:r w:rsidRPr="00F40197">
        <w:rPr>
          <w:rFonts w:ascii="Arial" w:hAnsi="Arial" w:cs="Arial"/>
          <w:b/>
          <w:sz w:val="20"/>
          <w:szCs w:val="20"/>
        </w:rPr>
        <w:t>Snowpipe</w:t>
      </w:r>
      <w:proofErr w:type="spellEnd"/>
      <w:r w:rsidRPr="00F40197">
        <w:rPr>
          <w:rFonts w:ascii="Arial" w:hAnsi="Arial" w:cs="Arial"/>
          <w:sz w:val="20"/>
          <w:szCs w:val="20"/>
        </w:rPr>
        <w:t xml:space="preserve"> and staging tables for efficient </w:t>
      </w:r>
      <w:r w:rsidRPr="00F40197">
        <w:rPr>
          <w:rFonts w:ascii="Arial" w:hAnsi="Arial" w:cs="Arial"/>
          <w:b/>
          <w:sz w:val="20"/>
          <w:szCs w:val="20"/>
        </w:rPr>
        <w:t>incremental data loadin</w:t>
      </w:r>
      <w:r w:rsidRPr="00F40197">
        <w:rPr>
          <w:rFonts w:ascii="Arial" w:hAnsi="Arial" w:cs="Arial"/>
          <w:sz w:val="20"/>
          <w:szCs w:val="20"/>
        </w:rPr>
        <w:t>g in BI workflows.</w:t>
      </w:r>
    </w:p>
    <w:p w:rsidR="00360118" w:rsidRDefault="00B6481C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Tackled tough challenges with strong </w:t>
      </w:r>
      <w:r>
        <w:rPr>
          <w:rFonts w:ascii="Arial" w:eastAsia="Arial" w:hAnsi="Arial" w:cs="Arial"/>
          <w:b/>
          <w:sz w:val="20"/>
          <w:szCs w:val="20"/>
        </w:rPr>
        <w:t>problem-solving</w:t>
      </w:r>
      <w:r>
        <w:rPr>
          <w:rFonts w:ascii="Arial" w:eastAsia="Arial" w:hAnsi="Arial" w:cs="Arial"/>
          <w:sz w:val="20"/>
          <w:szCs w:val="20"/>
        </w:rPr>
        <w:t xml:space="preserve">, coordination, and </w:t>
      </w:r>
      <w:r>
        <w:rPr>
          <w:rFonts w:ascii="Arial" w:eastAsia="Arial" w:hAnsi="Arial" w:cs="Arial"/>
          <w:b/>
          <w:sz w:val="20"/>
          <w:szCs w:val="20"/>
        </w:rPr>
        <w:t>analysis</w:t>
      </w:r>
      <w:r>
        <w:rPr>
          <w:rFonts w:ascii="Arial" w:eastAsia="Arial" w:hAnsi="Arial" w:cs="Arial"/>
          <w:sz w:val="20"/>
          <w:szCs w:val="20"/>
        </w:rPr>
        <w:t xml:space="preserve"> skills to meet business needs</w:t>
      </w:r>
    </w:p>
    <w:p w:rsidR="00360118" w:rsidRDefault="00B6481C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Worked comfortably in </w:t>
      </w:r>
      <w:r>
        <w:rPr>
          <w:rFonts w:ascii="Arial" w:eastAsia="Arial" w:hAnsi="Arial" w:cs="Arial"/>
          <w:b/>
          <w:sz w:val="20"/>
          <w:szCs w:val="20"/>
        </w:rPr>
        <w:t>agile</w:t>
      </w:r>
      <w:r>
        <w:rPr>
          <w:rFonts w:ascii="Arial" w:eastAsia="Arial" w:hAnsi="Arial" w:cs="Arial"/>
          <w:sz w:val="20"/>
          <w:szCs w:val="20"/>
        </w:rPr>
        <w:t xml:space="preserve"> environments, helping teams deliver projects on time through collaboration.</w:t>
      </w:r>
    </w:p>
    <w:p w:rsidR="00360118" w:rsidRDefault="00B6481C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Set up </w:t>
      </w:r>
      <w:r>
        <w:rPr>
          <w:rFonts w:ascii="Arial" w:eastAsia="Arial" w:hAnsi="Arial" w:cs="Arial"/>
          <w:b/>
          <w:sz w:val="20"/>
          <w:szCs w:val="20"/>
        </w:rPr>
        <w:t>report</w:t>
      </w:r>
      <w:r>
        <w:rPr>
          <w:rFonts w:ascii="Arial" w:eastAsia="Arial" w:hAnsi="Arial" w:cs="Arial"/>
          <w:sz w:val="20"/>
          <w:szCs w:val="20"/>
        </w:rPr>
        <w:t xml:space="preserve"> schedules in </w:t>
      </w:r>
      <w:r>
        <w:rPr>
          <w:rFonts w:ascii="Arial" w:eastAsia="Arial" w:hAnsi="Arial" w:cs="Arial"/>
          <w:b/>
          <w:sz w:val="20"/>
          <w:szCs w:val="20"/>
        </w:rPr>
        <w:t>Power BI Services</w:t>
      </w:r>
      <w:r>
        <w:rPr>
          <w:rFonts w:ascii="Arial" w:eastAsia="Arial" w:hAnsi="Arial" w:cs="Arial"/>
          <w:sz w:val="20"/>
          <w:szCs w:val="20"/>
        </w:rPr>
        <w:t xml:space="preserve"> for daily, weekly, monthly, and quarterly updates to keep insights fresh.</w:t>
      </w:r>
    </w:p>
    <w:p w:rsidR="00360118" w:rsidRDefault="00B6481C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Added </w:t>
      </w:r>
      <w:r>
        <w:rPr>
          <w:rFonts w:ascii="Arial" w:eastAsia="Arial" w:hAnsi="Arial" w:cs="Arial"/>
          <w:b/>
          <w:sz w:val="20"/>
          <w:szCs w:val="20"/>
        </w:rPr>
        <w:t>Row Level Security (RLS)</w:t>
      </w:r>
      <w:r>
        <w:rPr>
          <w:rFonts w:ascii="Arial" w:eastAsia="Arial" w:hAnsi="Arial" w:cs="Arial"/>
          <w:sz w:val="20"/>
          <w:szCs w:val="20"/>
        </w:rPr>
        <w:t xml:space="preserve"> in </w:t>
      </w:r>
      <w:r>
        <w:rPr>
          <w:rFonts w:ascii="Arial" w:eastAsia="Arial" w:hAnsi="Arial" w:cs="Arial"/>
          <w:b/>
          <w:sz w:val="20"/>
          <w:szCs w:val="20"/>
        </w:rPr>
        <w:t>Power BI</w:t>
      </w:r>
      <w:r>
        <w:rPr>
          <w:rFonts w:ascii="Arial" w:eastAsia="Arial" w:hAnsi="Arial" w:cs="Arial"/>
          <w:sz w:val="20"/>
          <w:szCs w:val="20"/>
        </w:rPr>
        <w:t xml:space="preserve"> to keep data secure and accessible only to the right people.</w:t>
      </w:r>
    </w:p>
    <w:p w:rsidR="00360118" w:rsidRDefault="00B6481C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Created </w:t>
      </w:r>
      <w:r>
        <w:rPr>
          <w:rFonts w:ascii="Arial" w:eastAsia="Arial" w:hAnsi="Arial" w:cs="Arial"/>
          <w:b/>
          <w:sz w:val="20"/>
          <w:szCs w:val="20"/>
        </w:rPr>
        <w:t>Groups</w:t>
      </w:r>
      <w:r>
        <w:rPr>
          <w:rFonts w:ascii="Arial" w:eastAsia="Arial" w:hAnsi="Arial" w:cs="Arial"/>
          <w:sz w:val="20"/>
          <w:szCs w:val="20"/>
        </w:rPr>
        <w:t xml:space="preserve"> and </w:t>
      </w:r>
      <w:r>
        <w:rPr>
          <w:rFonts w:ascii="Arial" w:eastAsia="Arial" w:hAnsi="Arial" w:cs="Arial"/>
          <w:b/>
          <w:sz w:val="20"/>
          <w:szCs w:val="20"/>
        </w:rPr>
        <w:t>Content Packs</w:t>
      </w:r>
      <w:r>
        <w:rPr>
          <w:rFonts w:ascii="Arial" w:eastAsia="Arial" w:hAnsi="Arial" w:cs="Arial"/>
          <w:sz w:val="20"/>
          <w:szCs w:val="20"/>
        </w:rPr>
        <w:t xml:space="preserve"> in </w:t>
      </w:r>
      <w:r>
        <w:rPr>
          <w:rFonts w:ascii="Arial" w:eastAsia="Arial" w:hAnsi="Arial" w:cs="Arial"/>
          <w:b/>
          <w:sz w:val="20"/>
          <w:szCs w:val="20"/>
        </w:rPr>
        <w:t>Power BI Services</w:t>
      </w:r>
      <w:r>
        <w:rPr>
          <w:rFonts w:ascii="Arial" w:eastAsia="Arial" w:hAnsi="Arial" w:cs="Arial"/>
          <w:sz w:val="20"/>
          <w:szCs w:val="20"/>
        </w:rPr>
        <w:t xml:space="preserve"> to make sharing and teamwork easier.</w:t>
      </w:r>
    </w:p>
    <w:p w:rsidR="00360118" w:rsidRDefault="00B6481C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Developed</w:t>
      </w:r>
      <w:r>
        <w:rPr>
          <w:rFonts w:ascii="Arial" w:eastAsia="Arial" w:hAnsi="Arial" w:cs="Arial"/>
          <w:b/>
          <w:sz w:val="20"/>
          <w:szCs w:val="20"/>
        </w:rPr>
        <w:t xml:space="preserve"> Azure Data Factory</w:t>
      </w:r>
      <w:r>
        <w:rPr>
          <w:rFonts w:ascii="Arial" w:eastAsia="Arial" w:hAnsi="Arial" w:cs="Arial"/>
          <w:sz w:val="20"/>
          <w:szCs w:val="20"/>
        </w:rPr>
        <w:t xml:space="preserve"> pipelines for seamless data movement, leveraging activities such as Copy, </w:t>
      </w:r>
      <w:proofErr w:type="spellStart"/>
      <w:r>
        <w:rPr>
          <w:rFonts w:ascii="Arial" w:eastAsia="Arial" w:hAnsi="Arial" w:cs="Arial"/>
          <w:sz w:val="20"/>
          <w:szCs w:val="20"/>
        </w:rPr>
        <w:t>ForEach</w:t>
      </w:r>
      <w:proofErr w:type="spellEnd"/>
      <w:r>
        <w:rPr>
          <w:rFonts w:ascii="Arial" w:eastAsia="Arial" w:hAnsi="Arial" w:cs="Arial"/>
          <w:sz w:val="20"/>
          <w:szCs w:val="20"/>
        </w:rPr>
        <w:t>, and Get Metadata.</w:t>
      </w:r>
    </w:p>
    <w:p w:rsidR="00360118" w:rsidRDefault="00B6481C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Set up </w:t>
      </w:r>
      <w:r>
        <w:rPr>
          <w:rFonts w:ascii="Arial" w:eastAsia="Arial" w:hAnsi="Arial" w:cs="Arial"/>
          <w:b/>
          <w:sz w:val="20"/>
          <w:szCs w:val="20"/>
        </w:rPr>
        <w:t>incremental load pipelines</w:t>
      </w:r>
      <w:r>
        <w:rPr>
          <w:rFonts w:ascii="Arial" w:eastAsia="Arial" w:hAnsi="Arial" w:cs="Arial"/>
          <w:sz w:val="20"/>
          <w:szCs w:val="20"/>
        </w:rPr>
        <w:t xml:space="preserve"> in </w:t>
      </w:r>
      <w:r>
        <w:rPr>
          <w:rFonts w:ascii="Arial" w:eastAsia="Arial" w:hAnsi="Arial" w:cs="Arial"/>
          <w:b/>
          <w:sz w:val="20"/>
          <w:szCs w:val="20"/>
        </w:rPr>
        <w:t>Azure Data Factory</w:t>
      </w:r>
      <w:r>
        <w:rPr>
          <w:rFonts w:ascii="Arial" w:eastAsia="Arial" w:hAnsi="Arial" w:cs="Arial"/>
          <w:sz w:val="20"/>
          <w:szCs w:val="20"/>
        </w:rPr>
        <w:t xml:space="preserve"> to handle big data updates quickly and efficiently.</w:t>
      </w:r>
    </w:p>
    <w:p w:rsidR="00360118" w:rsidRDefault="00B6481C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Experienced in developing </w:t>
      </w:r>
      <w:r>
        <w:rPr>
          <w:rFonts w:ascii="Arial" w:eastAsia="Arial" w:hAnsi="Arial" w:cs="Arial"/>
          <w:b/>
          <w:sz w:val="20"/>
          <w:szCs w:val="20"/>
        </w:rPr>
        <w:t>T-SQL</w:t>
      </w:r>
      <w:r>
        <w:rPr>
          <w:rFonts w:ascii="Arial" w:eastAsia="Arial" w:hAnsi="Arial" w:cs="Arial"/>
          <w:sz w:val="20"/>
          <w:szCs w:val="20"/>
        </w:rPr>
        <w:t xml:space="preserve"> code for</w:t>
      </w:r>
      <w:r>
        <w:rPr>
          <w:rFonts w:ascii="Arial" w:eastAsia="Arial" w:hAnsi="Arial" w:cs="Arial"/>
          <w:b/>
          <w:sz w:val="20"/>
          <w:szCs w:val="20"/>
        </w:rPr>
        <w:t xml:space="preserve"> stored procedures, functions, and views,</w:t>
      </w:r>
      <w:r>
        <w:rPr>
          <w:rFonts w:ascii="Arial" w:eastAsia="Arial" w:hAnsi="Arial" w:cs="Arial"/>
          <w:sz w:val="20"/>
          <w:szCs w:val="20"/>
        </w:rPr>
        <w:t xml:space="preserve"> optimizing database performance and maintainability.</w:t>
      </w:r>
    </w:p>
    <w:p w:rsidR="00A70B06" w:rsidRPr="00A70B06" w:rsidRDefault="00A70B06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A70B06">
        <w:rPr>
          <w:rFonts w:ascii="Arial" w:hAnsi="Arial" w:cs="Arial"/>
          <w:sz w:val="20"/>
          <w:szCs w:val="20"/>
        </w:rPr>
        <w:t xml:space="preserve">Experienced in </w:t>
      </w:r>
      <w:r w:rsidRPr="00A70B06">
        <w:rPr>
          <w:rStyle w:val="Strong"/>
          <w:rFonts w:ascii="Arial" w:hAnsi="Arial" w:cs="Arial"/>
          <w:sz w:val="20"/>
          <w:szCs w:val="20"/>
        </w:rPr>
        <w:t>AI/ML workflows</w:t>
      </w:r>
      <w:r w:rsidRPr="00A70B06">
        <w:rPr>
          <w:rFonts w:ascii="Arial" w:hAnsi="Arial" w:cs="Arial"/>
          <w:sz w:val="20"/>
          <w:szCs w:val="20"/>
        </w:rPr>
        <w:t xml:space="preserve">, leveraging Python libraries like </w:t>
      </w:r>
      <w:proofErr w:type="spellStart"/>
      <w:r w:rsidRPr="00A70B06">
        <w:rPr>
          <w:rFonts w:ascii="Arial" w:hAnsi="Arial" w:cs="Arial"/>
          <w:sz w:val="20"/>
          <w:szCs w:val="20"/>
        </w:rPr>
        <w:t>TensorFlow</w:t>
      </w:r>
      <w:proofErr w:type="spellEnd"/>
      <w:r w:rsidRPr="00A70B0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70B06">
        <w:rPr>
          <w:rFonts w:ascii="Arial" w:hAnsi="Arial" w:cs="Arial"/>
          <w:sz w:val="20"/>
          <w:szCs w:val="20"/>
        </w:rPr>
        <w:t>scikit</w:t>
      </w:r>
      <w:proofErr w:type="spellEnd"/>
      <w:r w:rsidRPr="00A70B06">
        <w:rPr>
          <w:rFonts w:ascii="Arial" w:hAnsi="Arial" w:cs="Arial"/>
          <w:sz w:val="20"/>
          <w:szCs w:val="20"/>
        </w:rPr>
        <w:t xml:space="preserve">-learn, and </w:t>
      </w:r>
      <w:proofErr w:type="spellStart"/>
      <w:r w:rsidRPr="00A70B06">
        <w:rPr>
          <w:rFonts w:ascii="Arial" w:hAnsi="Arial" w:cs="Arial"/>
          <w:sz w:val="20"/>
          <w:szCs w:val="20"/>
        </w:rPr>
        <w:t>PyTorch</w:t>
      </w:r>
      <w:proofErr w:type="spellEnd"/>
      <w:r w:rsidRPr="00A70B06">
        <w:rPr>
          <w:rFonts w:ascii="Arial" w:hAnsi="Arial" w:cs="Arial"/>
          <w:sz w:val="20"/>
          <w:szCs w:val="20"/>
        </w:rPr>
        <w:t xml:space="preserve"> for model development and integration into data pipelines.</w:t>
      </w:r>
    </w:p>
    <w:p w:rsidR="00F40197" w:rsidRPr="00F40197" w:rsidRDefault="00F40197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40197">
        <w:rPr>
          <w:rFonts w:ascii="Arial" w:hAnsi="Arial" w:cs="Arial"/>
          <w:sz w:val="20"/>
          <w:szCs w:val="20"/>
        </w:rPr>
        <w:t xml:space="preserve">Designed and implemented data pipelines connecting </w:t>
      </w:r>
      <w:r w:rsidRPr="00F40197">
        <w:rPr>
          <w:rFonts w:ascii="Arial" w:hAnsi="Arial" w:cs="Arial"/>
          <w:b/>
          <w:sz w:val="20"/>
          <w:szCs w:val="20"/>
        </w:rPr>
        <w:t>Snowflake with Azure Data Factory</w:t>
      </w:r>
      <w:r w:rsidRPr="00F40197">
        <w:rPr>
          <w:rFonts w:ascii="Arial" w:hAnsi="Arial" w:cs="Arial"/>
          <w:sz w:val="20"/>
          <w:szCs w:val="20"/>
        </w:rPr>
        <w:t>, enabling seamless ETL processes.</w:t>
      </w:r>
    </w:p>
    <w:p w:rsidR="00360118" w:rsidRDefault="00B6481C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Created </w:t>
      </w:r>
      <w:r>
        <w:rPr>
          <w:rFonts w:ascii="Arial" w:eastAsia="Arial" w:hAnsi="Arial" w:cs="Arial"/>
          <w:b/>
          <w:sz w:val="20"/>
          <w:szCs w:val="20"/>
        </w:rPr>
        <w:t>SSIS packages</w:t>
      </w:r>
      <w:r>
        <w:rPr>
          <w:rFonts w:ascii="Arial" w:eastAsia="Arial" w:hAnsi="Arial" w:cs="Arial"/>
          <w:sz w:val="20"/>
          <w:szCs w:val="20"/>
        </w:rPr>
        <w:t xml:space="preserve"> for </w:t>
      </w:r>
      <w:r>
        <w:rPr>
          <w:rFonts w:ascii="Arial" w:eastAsia="Arial" w:hAnsi="Arial" w:cs="Arial"/>
          <w:b/>
          <w:sz w:val="20"/>
          <w:szCs w:val="20"/>
        </w:rPr>
        <w:t>ETL</w:t>
      </w:r>
      <w:r>
        <w:rPr>
          <w:rFonts w:ascii="Arial" w:eastAsia="Arial" w:hAnsi="Arial" w:cs="Arial"/>
          <w:sz w:val="20"/>
          <w:szCs w:val="20"/>
        </w:rPr>
        <w:t xml:space="preserve"> tasks, loading data from </w:t>
      </w:r>
      <w:r>
        <w:rPr>
          <w:rFonts w:ascii="Arial" w:eastAsia="Arial" w:hAnsi="Arial" w:cs="Arial"/>
          <w:b/>
          <w:sz w:val="20"/>
          <w:szCs w:val="20"/>
        </w:rPr>
        <w:t>SQL Server</w:t>
      </w:r>
      <w:r>
        <w:rPr>
          <w:rFonts w:ascii="Arial" w:eastAsia="Arial" w:hAnsi="Arial" w:cs="Arial"/>
          <w:sz w:val="20"/>
          <w:szCs w:val="20"/>
        </w:rPr>
        <w:t xml:space="preserve"> into </w:t>
      </w:r>
      <w:r>
        <w:rPr>
          <w:rFonts w:ascii="Arial" w:eastAsia="Arial" w:hAnsi="Arial" w:cs="Arial"/>
          <w:b/>
          <w:sz w:val="20"/>
          <w:szCs w:val="20"/>
        </w:rPr>
        <w:t>data warehouses</w:t>
      </w:r>
      <w:r>
        <w:rPr>
          <w:rFonts w:ascii="Arial" w:eastAsia="Arial" w:hAnsi="Arial" w:cs="Arial"/>
          <w:sz w:val="20"/>
          <w:szCs w:val="20"/>
        </w:rPr>
        <w:t xml:space="preserve"> with ease.</w:t>
      </w:r>
    </w:p>
    <w:p w:rsidR="00360118" w:rsidRDefault="00B6481C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Used </w:t>
      </w:r>
      <w:r>
        <w:rPr>
          <w:rFonts w:ascii="Arial" w:eastAsia="Arial" w:hAnsi="Arial" w:cs="Arial"/>
          <w:b/>
          <w:sz w:val="20"/>
          <w:szCs w:val="20"/>
        </w:rPr>
        <w:t>SSIS</w:t>
      </w:r>
      <w:r>
        <w:rPr>
          <w:rFonts w:ascii="Arial" w:eastAsia="Arial" w:hAnsi="Arial" w:cs="Arial"/>
          <w:sz w:val="20"/>
          <w:szCs w:val="20"/>
        </w:rPr>
        <w:t xml:space="preserve"> tools like </w:t>
      </w:r>
      <w:r>
        <w:rPr>
          <w:rFonts w:ascii="Arial" w:eastAsia="Arial" w:hAnsi="Arial" w:cs="Arial"/>
          <w:b/>
          <w:sz w:val="20"/>
          <w:szCs w:val="20"/>
        </w:rPr>
        <w:t>Derived Column</w:t>
      </w:r>
      <w:r>
        <w:rPr>
          <w:rFonts w:ascii="Arial" w:eastAsia="Arial" w:hAnsi="Arial" w:cs="Arial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sz w:val="20"/>
          <w:szCs w:val="20"/>
        </w:rPr>
        <w:t>Lookup</w:t>
      </w:r>
      <w:r>
        <w:rPr>
          <w:rFonts w:ascii="Arial" w:eastAsia="Arial" w:hAnsi="Arial" w:cs="Arial"/>
          <w:sz w:val="20"/>
          <w:szCs w:val="20"/>
        </w:rPr>
        <w:t xml:space="preserve">, and </w:t>
      </w:r>
      <w:r>
        <w:rPr>
          <w:rFonts w:ascii="Arial" w:eastAsia="Arial" w:hAnsi="Arial" w:cs="Arial"/>
          <w:b/>
          <w:sz w:val="20"/>
          <w:szCs w:val="20"/>
        </w:rPr>
        <w:t>Conditional Split</w:t>
      </w:r>
      <w:r>
        <w:rPr>
          <w:rFonts w:ascii="Arial" w:eastAsia="Arial" w:hAnsi="Arial" w:cs="Arial"/>
          <w:sz w:val="20"/>
          <w:szCs w:val="20"/>
        </w:rPr>
        <w:t xml:space="preserve"> to process data effectively.</w:t>
      </w:r>
    </w:p>
    <w:p w:rsidR="00360118" w:rsidRDefault="00B6481C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Handled multiple data sources using </w:t>
      </w:r>
      <w:r>
        <w:rPr>
          <w:rFonts w:ascii="Arial" w:eastAsia="Arial" w:hAnsi="Arial" w:cs="Arial"/>
          <w:b/>
          <w:sz w:val="20"/>
          <w:szCs w:val="20"/>
        </w:rPr>
        <w:t>SSIS Containers</w:t>
      </w:r>
      <w:r>
        <w:rPr>
          <w:rFonts w:ascii="Arial" w:eastAsia="Arial" w:hAnsi="Arial" w:cs="Arial"/>
          <w:sz w:val="20"/>
          <w:szCs w:val="20"/>
        </w:rPr>
        <w:t xml:space="preserve"> like </w:t>
      </w:r>
      <w:r>
        <w:rPr>
          <w:rFonts w:ascii="Arial" w:eastAsia="Arial" w:hAnsi="Arial" w:cs="Arial"/>
          <w:b/>
          <w:sz w:val="20"/>
          <w:szCs w:val="20"/>
        </w:rPr>
        <w:t>For Each Loop</w:t>
      </w:r>
      <w:r>
        <w:rPr>
          <w:rFonts w:ascii="Arial" w:eastAsia="Arial" w:hAnsi="Arial" w:cs="Arial"/>
          <w:sz w:val="20"/>
          <w:szCs w:val="20"/>
        </w:rPr>
        <w:t xml:space="preserve"> and </w:t>
      </w:r>
      <w:r>
        <w:rPr>
          <w:rFonts w:ascii="Arial" w:eastAsia="Arial" w:hAnsi="Arial" w:cs="Arial"/>
          <w:b/>
          <w:sz w:val="20"/>
          <w:szCs w:val="20"/>
        </w:rPr>
        <w:t>Sequence Container</w:t>
      </w:r>
      <w:r>
        <w:rPr>
          <w:rFonts w:ascii="Arial" w:eastAsia="Arial" w:hAnsi="Arial" w:cs="Arial"/>
          <w:sz w:val="20"/>
          <w:szCs w:val="20"/>
        </w:rPr>
        <w:t xml:space="preserve"> for flexibility.</w:t>
      </w:r>
    </w:p>
    <w:p w:rsidR="00360118" w:rsidRDefault="00B6481C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Added </w:t>
      </w:r>
      <w:r>
        <w:rPr>
          <w:rFonts w:ascii="Arial" w:eastAsia="Arial" w:hAnsi="Arial" w:cs="Arial"/>
          <w:b/>
          <w:sz w:val="20"/>
          <w:szCs w:val="20"/>
        </w:rPr>
        <w:t>error handling</w:t>
      </w:r>
      <w:r>
        <w:rPr>
          <w:rFonts w:ascii="Arial" w:eastAsia="Arial" w:hAnsi="Arial" w:cs="Arial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sz w:val="20"/>
          <w:szCs w:val="20"/>
        </w:rPr>
        <w:t>logging</w:t>
      </w:r>
      <w:r>
        <w:rPr>
          <w:rFonts w:ascii="Arial" w:eastAsia="Arial" w:hAnsi="Arial" w:cs="Arial"/>
          <w:sz w:val="20"/>
          <w:szCs w:val="20"/>
        </w:rPr>
        <w:t xml:space="preserve">, and </w:t>
      </w:r>
      <w:r>
        <w:rPr>
          <w:rFonts w:ascii="Arial" w:eastAsia="Arial" w:hAnsi="Arial" w:cs="Arial"/>
          <w:b/>
          <w:sz w:val="20"/>
          <w:szCs w:val="20"/>
        </w:rPr>
        <w:t>debugging</w:t>
      </w:r>
      <w:r>
        <w:rPr>
          <w:rFonts w:ascii="Arial" w:eastAsia="Arial" w:hAnsi="Arial" w:cs="Arial"/>
          <w:sz w:val="20"/>
          <w:szCs w:val="20"/>
        </w:rPr>
        <w:t xml:space="preserve"> to </w:t>
      </w:r>
      <w:r>
        <w:rPr>
          <w:rFonts w:ascii="Arial" w:eastAsia="Arial" w:hAnsi="Arial" w:cs="Arial"/>
          <w:b/>
          <w:sz w:val="20"/>
          <w:szCs w:val="20"/>
        </w:rPr>
        <w:t>SSIS packages</w:t>
      </w:r>
      <w:r>
        <w:rPr>
          <w:rFonts w:ascii="Arial" w:eastAsia="Arial" w:hAnsi="Arial" w:cs="Arial"/>
          <w:sz w:val="20"/>
          <w:szCs w:val="20"/>
        </w:rPr>
        <w:t xml:space="preserve"> to keep data pipelines reliable.</w:t>
      </w:r>
    </w:p>
    <w:p w:rsidR="00360118" w:rsidRDefault="00B6481C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Utilized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Kusto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 Query Language (KQL)</w:t>
      </w:r>
      <w:r>
        <w:rPr>
          <w:rFonts w:ascii="Arial" w:eastAsia="Arial" w:hAnsi="Arial" w:cs="Arial"/>
          <w:sz w:val="20"/>
          <w:szCs w:val="20"/>
        </w:rPr>
        <w:t xml:space="preserve"> to connect Power BI with </w:t>
      </w:r>
      <w:r>
        <w:rPr>
          <w:rFonts w:ascii="Arial" w:eastAsia="Arial" w:hAnsi="Arial" w:cs="Arial"/>
          <w:b/>
          <w:sz w:val="20"/>
          <w:szCs w:val="20"/>
        </w:rPr>
        <w:t>Azure Data Explorer</w:t>
      </w:r>
      <w:r>
        <w:rPr>
          <w:rFonts w:ascii="Arial" w:eastAsia="Arial" w:hAnsi="Arial" w:cs="Arial"/>
          <w:sz w:val="20"/>
          <w:szCs w:val="20"/>
        </w:rPr>
        <w:t>, enabling real-time telemetry analysis and interactive dashboards for high-volume log and event data.</w:t>
      </w:r>
    </w:p>
    <w:p w:rsidR="00A70B06" w:rsidRPr="00A70B06" w:rsidRDefault="00A70B06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A70B06">
        <w:rPr>
          <w:rFonts w:ascii="Arial" w:hAnsi="Arial" w:cs="Arial"/>
          <w:sz w:val="20"/>
          <w:szCs w:val="20"/>
        </w:rPr>
        <w:t xml:space="preserve">Strong background in </w:t>
      </w:r>
      <w:r w:rsidRPr="00A70B06">
        <w:rPr>
          <w:rStyle w:val="Strong"/>
          <w:rFonts w:ascii="Arial" w:hAnsi="Arial" w:cs="Arial"/>
          <w:sz w:val="20"/>
          <w:szCs w:val="20"/>
        </w:rPr>
        <w:t>data preparation, integration, and cleaning</w:t>
      </w:r>
      <w:r w:rsidRPr="00A70B06">
        <w:rPr>
          <w:rFonts w:ascii="Arial" w:hAnsi="Arial" w:cs="Arial"/>
          <w:sz w:val="20"/>
          <w:szCs w:val="20"/>
        </w:rPr>
        <w:t xml:space="preserve"> from heterogeneous data sources (SQL, APIs, NoSQL, Snowflake, </w:t>
      </w:r>
      <w:proofErr w:type="gramStart"/>
      <w:r w:rsidRPr="00A70B06">
        <w:rPr>
          <w:rFonts w:ascii="Arial" w:hAnsi="Arial" w:cs="Arial"/>
          <w:sz w:val="20"/>
          <w:szCs w:val="20"/>
        </w:rPr>
        <w:t>Azure</w:t>
      </w:r>
      <w:proofErr w:type="gramEnd"/>
      <w:r w:rsidRPr="00A70B06">
        <w:rPr>
          <w:rFonts w:ascii="Arial" w:hAnsi="Arial" w:cs="Arial"/>
          <w:sz w:val="20"/>
          <w:szCs w:val="20"/>
        </w:rPr>
        <w:t xml:space="preserve"> Data Lake).</w:t>
      </w:r>
    </w:p>
    <w:p w:rsidR="00A70B06" w:rsidRPr="00A70B06" w:rsidRDefault="00A70B06" w:rsidP="00A70B06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70B06">
        <w:rPr>
          <w:rFonts w:ascii="Arial" w:hAnsi="Arial" w:cs="Arial"/>
          <w:sz w:val="20"/>
          <w:szCs w:val="20"/>
        </w:rPr>
        <w:t xml:space="preserve">Applied </w:t>
      </w:r>
      <w:r w:rsidRPr="00A70B06">
        <w:rPr>
          <w:rStyle w:val="Strong"/>
          <w:rFonts w:ascii="Arial" w:hAnsi="Arial" w:cs="Arial"/>
          <w:sz w:val="20"/>
          <w:szCs w:val="20"/>
        </w:rPr>
        <w:t>data engineering processes</w:t>
      </w:r>
      <w:r w:rsidRPr="00A70B06">
        <w:rPr>
          <w:rFonts w:ascii="Arial" w:hAnsi="Arial" w:cs="Arial"/>
          <w:sz w:val="20"/>
          <w:szCs w:val="20"/>
        </w:rPr>
        <w:t xml:space="preserve"> to manage infrastructure, storage, and transformation of structured and semi-structured data, enabling scalable analytics.</w:t>
      </w:r>
    </w:p>
    <w:p w:rsidR="00A70B06" w:rsidRPr="00A70B06" w:rsidRDefault="00A70B06" w:rsidP="00A70B06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70B06">
        <w:rPr>
          <w:rFonts w:ascii="Arial" w:hAnsi="Arial" w:cs="Arial"/>
          <w:sz w:val="20"/>
          <w:szCs w:val="20"/>
        </w:rPr>
        <w:t xml:space="preserve">Knowledge of </w:t>
      </w:r>
      <w:r w:rsidRPr="00A70B06">
        <w:rPr>
          <w:rStyle w:val="Strong"/>
          <w:rFonts w:ascii="Arial" w:hAnsi="Arial" w:cs="Arial"/>
          <w:sz w:val="20"/>
          <w:szCs w:val="20"/>
        </w:rPr>
        <w:t>emerging AI/ML technologies</w:t>
      </w:r>
      <w:r w:rsidRPr="00A70B06">
        <w:rPr>
          <w:rFonts w:ascii="Arial" w:hAnsi="Arial" w:cs="Arial"/>
          <w:sz w:val="20"/>
          <w:szCs w:val="20"/>
        </w:rPr>
        <w:t xml:space="preserve"> with focus on natural language processing and deep learning, and ability to recommend adoption strategies.</w:t>
      </w:r>
    </w:p>
    <w:p w:rsidR="00360118" w:rsidRPr="00A70B06" w:rsidRDefault="00B6481C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A70B06">
        <w:rPr>
          <w:rFonts w:ascii="Arial" w:eastAsia="Arial" w:hAnsi="Arial" w:cs="Arial"/>
          <w:sz w:val="20"/>
          <w:szCs w:val="20"/>
        </w:rPr>
        <w:t xml:space="preserve">Supported and maintained </w:t>
      </w:r>
      <w:r w:rsidRPr="00A70B06">
        <w:rPr>
          <w:rFonts w:ascii="Arial" w:eastAsia="Arial" w:hAnsi="Arial" w:cs="Arial"/>
          <w:b/>
          <w:sz w:val="20"/>
          <w:szCs w:val="20"/>
        </w:rPr>
        <w:t>.NET applications</w:t>
      </w:r>
      <w:r w:rsidRPr="00A70B06">
        <w:rPr>
          <w:rFonts w:ascii="Arial" w:eastAsia="Arial" w:hAnsi="Arial" w:cs="Arial"/>
          <w:sz w:val="20"/>
          <w:szCs w:val="20"/>
        </w:rPr>
        <w:t>, resolving bugs, enhancing functionality, and ensuring high availability for business-critical systems.</w:t>
      </w:r>
    </w:p>
    <w:p w:rsidR="00360118" w:rsidRDefault="00B6481C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Deployed and managed applications on </w:t>
      </w:r>
      <w:r>
        <w:rPr>
          <w:rFonts w:ascii="Arial" w:eastAsia="Arial" w:hAnsi="Arial" w:cs="Arial"/>
          <w:b/>
          <w:sz w:val="20"/>
          <w:szCs w:val="20"/>
        </w:rPr>
        <w:t>Microsoft Azure</w:t>
      </w:r>
      <w:r>
        <w:rPr>
          <w:rFonts w:ascii="Arial" w:eastAsia="Arial" w:hAnsi="Arial" w:cs="Arial"/>
          <w:sz w:val="20"/>
          <w:szCs w:val="20"/>
        </w:rPr>
        <w:t>, leveraging Azure App Services, Azure Key Vault for secure configuration management, and Azure Application Insights for real-time monitoring and performance analytics to deliver scalable, secure, and reliable cloud solutions.</w:t>
      </w:r>
    </w:p>
    <w:p w:rsidR="00360118" w:rsidRDefault="00360118">
      <w:pPr>
        <w:rPr>
          <w:rFonts w:ascii="Arial" w:eastAsia="Arial" w:hAnsi="Arial" w:cs="Arial"/>
          <w:sz w:val="20"/>
          <w:szCs w:val="20"/>
        </w:rPr>
      </w:pPr>
    </w:p>
    <w:tbl>
      <w:tblPr>
        <w:tblStyle w:val="a7"/>
        <w:tblpPr w:leftFromText="180" w:rightFromText="180" w:topFromText="180" w:bottomFromText="180" w:vertAnchor="text" w:tblpX="-95" w:tblpY="24"/>
        <w:tblW w:w="1133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 w:firstRow="0" w:lastRow="0" w:firstColumn="0" w:lastColumn="0" w:noHBand="0" w:noVBand="1"/>
      </w:tblPr>
      <w:tblGrid>
        <w:gridCol w:w="11335"/>
      </w:tblGrid>
      <w:tr w:rsidR="00360118">
        <w:trPr>
          <w:trHeight w:val="283"/>
        </w:trPr>
        <w:tc>
          <w:tcPr>
            <w:tcW w:w="11335" w:type="dxa"/>
            <w:shd w:val="clear" w:color="auto" w:fill="CCCCCC"/>
          </w:tcPr>
          <w:p w:rsidR="00360118" w:rsidRDefault="00B6481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EDUCATIONAL QUALIFICATION:</w:t>
            </w:r>
          </w:p>
        </w:tc>
      </w:tr>
    </w:tbl>
    <w:p w:rsidR="00360118" w:rsidRDefault="00B6481C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Bachelors in electrical engineering at Frostburg state university 2015-2019</w:t>
      </w:r>
      <w:r>
        <w:rPr>
          <w:rFonts w:ascii="Arial" w:eastAsia="Arial" w:hAnsi="Arial" w:cs="Arial"/>
          <w:color w:val="000000"/>
          <w:sz w:val="20"/>
          <w:szCs w:val="20"/>
        </w:rPr>
        <w:br/>
      </w:r>
    </w:p>
    <w:tbl>
      <w:tblPr>
        <w:tblStyle w:val="a8"/>
        <w:tblpPr w:leftFromText="180" w:rightFromText="180" w:topFromText="180" w:bottomFromText="180" w:vertAnchor="text" w:tblpX="-95" w:tblpY="24"/>
        <w:tblW w:w="1133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 w:firstRow="0" w:lastRow="0" w:firstColumn="0" w:lastColumn="0" w:noHBand="0" w:noVBand="1"/>
      </w:tblPr>
      <w:tblGrid>
        <w:gridCol w:w="11335"/>
      </w:tblGrid>
      <w:tr w:rsidR="00360118">
        <w:trPr>
          <w:trHeight w:val="283"/>
        </w:trPr>
        <w:tc>
          <w:tcPr>
            <w:tcW w:w="11335" w:type="dxa"/>
            <w:shd w:val="clear" w:color="auto" w:fill="CCCCCC"/>
          </w:tcPr>
          <w:p w:rsidR="00360118" w:rsidRDefault="00B6481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Certification:</w:t>
            </w:r>
          </w:p>
        </w:tc>
      </w:tr>
    </w:tbl>
    <w:p w:rsidR="00360118" w:rsidRDefault="00B6481C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Power BI PL300 Certification - Microsoft Certified Data Analyst Associate</w:t>
      </w:r>
    </w:p>
    <w:p w:rsidR="00360118" w:rsidRDefault="00360118">
      <w:pPr>
        <w:rPr>
          <w:rFonts w:ascii="Arial" w:eastAsia="Arial" w:hAnsi="Arial" w:cs="Arial"/>
          <w:sz w:val="20"/>
          <w:szCs w:val="20"/>
        </w:rPr>
      </w:pPr>
      <w:bookmarkStart w:id="1" w:name="_heading=h.ivzewp768n8n" w:colFirst="0" w:colLast="0"/>
      <w:bookmarkEnd w:id="1"/>
    </w:p>
    <w:tbl>
      <w:tblPr>
        <w:tblStyle w:val="a9"/>
        <w:tblpPr w:leftFromText="180" w:rightFromText="180" w:topFromText="180" w:bottomFromText="180" w:vertAnchor="text" w:tblpX="-100"/>
        <w:tblW w:w="11334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 w:firstRow="0" w:lastRow="0" w:firstColumn="0" w:lastColumn="0" w:noHBand="0" w:noVBand="1"/>
      </w:tblPr>
      <w:tblGrid>
        <w:gridCol w:w="11334"/>
      </w:tblGrid>
      <w:tr w:rsidR="00360118">
        <w:trPr>
          <w:trHeight w:val="397"/>
        </w:trPr>
        <w:tc>
          <w:tcPr>
            <w:tcW w:w="11334" w:type="dxa"/>
            <w:shd w:val="clear" w:color="auto" w:fill="CCCCCC"/>
          </w:tcPr>
          <w:p w:rsidR="00360118" w:rsidRDefault="00B6481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IT Skills :</w:t>
            </w:r>
          </w:p>
        </w:tc>
      </w:tr>
    </w:tbl>
    <w:p w:rsidR="00360118" w:rsidRDefault="0036011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a"/>
        <w:tblW w:w="10560" w:type="dxa"/>
        <w:tblInd w:w="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80"/>
        <w:gridCol w:w="5280"/>
      </w:tblGrid>
      <w:tr w:rsidR="00360118" w:rsidTr="00D85EFB">
        <w:trPr>
          <w:trHeight w:val="433"/>
        </w:trPr>
        <w:tc>
          <w:tcPr>
            <w:tcW w:w="5280" w:type="dxa"/>
          </w:tcPr>
          <w:p w:rsidR="00360118" w:rsidRDefault="00B6481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Reporting Tools</w:t>
            </w:r>
          </w:p>
        </w:tc>
        <w:tc>
          <w:tcPr>
            <w:tcW w:w="5280" w:type="dxa"/>
          </w:tcPr>
          <w:p w:rsidR="00360118" w:rsidRDefault="00B6481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Microsoft Power BI, SQL Server Reporting Services (SSRS).</w:t>
            </w:r>
          </w:p>
        </w:tc>
      </w:tr>
      <w:tr w:rsidR="00360118" w:rsidTr="00D85EFB">
        <w:trPr>
          <w:trHeight w:val="433"/>
        </w:trPr>
        <w:tc>
          <w:tcPr>
            <w:tcW w:w="5280" w:type="dxa"/>
          </w:tcPr>
          <w:p w:rsidR="00360118" w:rsidRDefault="00B6481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ETL &amp; Analysis Tools</w:t>
            </w:r>
          </w:p>
        </w:tc>
        <w:tc>
          <w:tcPr>
            <w:tcW w:w="5280" w:type="dxa"/>
          </w:tcPr>
          <w:p w:rsidR="00360118" w:rsidRDefault="00B6481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SQL Server Integration Services (SSIS), SQL Server A</w:t>
            </w:r>
            <w:r w:rsidR="00E155FD">
              <w:rPr>
                <w:rFonts w:ascii="Arial" w:eastAsia="Arial" w:hAnsi="Arial" w:cs="Arial"/>
                <w:sz w:val="20"/>
                <w:szCs w:val="20"/>
              </w:rPr>
              <w:t>nalysis Services (SSAS Tabular),</w:t>
            </w:r>
            <w:r w:rsidR="00E155FD">
              <w:t xml:space="preserve"> </w:t>
            </w:r>
            <w:r w:rsidR="00E155FD" w:rsidRPr="00E155FD">
              <w:rPr>
                <w:rFonts w:ascii="Arial" w:hAnsi="Arial" w:cs="Arial"/>
                <w:sz w:val="20"/>
                <w:szCs w:val="20"/>
              </w:rPr>
              <w:t xml:space="preserve">Python ETL (pandas, </w:t>
            </w:r>
            <w:proofErr w:type="spellStart"/>
            <w:r w:rsidR="00E155FD" w:rsidRPr="00E155FD">
              <w:rPr>
                <w:rFonts w:ascii="Arial" w:hAnsi="Arial" w:cs="Arial"/>
                <w:sz w:val="20"/>
                <w:szCs w:val="20"/>
              </w:rPr>
              <w:t>numpy</w:t>
            </w:r>
            <w:proofErr w:type="spellEnd"/>
            <w:r w:rsidR="00E155FD" w:rsidRPr="00E155F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="00E155FD" w:rsidRPr="00E155FD">
              <w:rPr>
                <w:rFonts w:ascii="Arial" w:hAnsi="Arial" w:cs="Arial"/>
                <w:sz w:val="20"/>
                <w:szCs w:val="20"/>
              </w:rPr>
              <w:t>sqlalchemy</w:t>
            </w:r>
            <w:proofErr w:type="spellEnd"/>
            <w:r w:rsidR="00E155FD" w:rsidRPr="00E155FD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360118" w:rsidTr="00D85EFB">
        <w:trPr>
          <w:trHeight w:val="433"/>
        </w:trPr>
        <w:tc>
          <w:tcPr>
            <w:tcW w:w="5280" w:type="dxa"/>
          </w:tcPr>
          <w:p w:rsidR="00360118" w:rsidRDefault="00B6481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Database                       </w:t>
            </w:r>
          </w:p>
        </w:tc>
        <w:tc>
          <w:tcPr>
            <w:tcW w:w="5280" w:type="dxa"/>
          </w:tcPr>
          <w:p w:rsidR="00360118" w:rsidRDefault="00E155F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SQL Server, Oracle,</w:t>
            </w:r>
            <w:r>
              <w:t xml:space="preserve"> </w:t>
            </w:r>
            <w:r w:rsidRPr="00E155FD">
              <w:rPr>
                <w:rFonts w:ascii="Arial" w:hAnsi="Arial" w:cs="Arial"/>
                <w:sz w:val="20"/>
                <w:szCs w:val="20"/>
              </w:rPr>
              <w:t>Snowflake, MongoDB (basic), Azure SQL Data Warehouse</w:t>
            </w:r>
          </w:p>
          <w:p w:rsidR="00360118" w:rsidRDefault="0036011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360118" w:rsidTr="00D85EFB">
        <w:trPr>
          <w:trHeight w:val="443"/>
        </w:trPr>
        <w:tc>
          <w:tcPr>
            <w:tcW w:w="5280" w:type="dxa"/>
          </w:tcPr>
          <w:p w:rsidR="00360118" w:rsidRDefault="00B6481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Cloud              </w:t>
            </w:r>
          </w:p>
        </w:tc>
        <w:tc>
          <w:tcPr>
            <w:tcW w:w="5280" w:type="dxa"/>
          </w:tcPr>
          <w:p w:rsidR="00360118" w:rsidRDefault="00B6481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Micro</w:t>
            </w:r>
            <w:r w:rsidR="00E155FD">
              <w:rPr>
                <w:rFonts w:ascii="Arial" w:eastAsia="Arial" w:hAnsi="Arial" w:cs="Arial"/>
                <w:sz w:val="20"/>
                <w:szCs w:val="20"/>
              </w:rPr>
              <w:t xml:space="preserve">soft Azure, Azure Data </w:t>
            </w:r>
            <w:proofErr w:type="spellStart"/>
            <w:r w:rsidR="00E155FD">
              <w:rPr>
                <w:rFonts w:ascii="Arial" w:eastAsia="Arial" w:hAnsi="Arial" w:cs="Arial"/>
                <w:sz w:val="20"/>
                <w:szCs w:val="20"/>
              </w:rPr>
              <w:t>Factory,</w:t>
            </w:r>
            <w:r w:rsidR="00F40197">
              <w:rPr>
                <w:rFonts w:ascii="Arial" w:eastAsia="Arial" w:hAnsi="Arial" w:cs="Arial"/>
                <w:sz w:val="20"/>
                <w:szCs w:val="20"/>
              </w:rPr>
              <w:t>Azure</w:t>
            </w:r>
            <w:proofErr w:type="spellEnd"/>
            <w:r w:rsidR="00F40197">
              <w:rPr>
                <w:rFonts w:ascii="Arial" w:eastAsia="Arial" w:hAnsi="Arial" w:cs="Arial"/>
                <w:sz w:val="20"/>
                <w:szCs w:val="20"/>
              </w:rPr>
              <w:t xml:space="preserve"> Analysis Services</w:t>
            </w:r>
            <w:r w:rsidR="00E155FD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F40197">
              <w:rPr>
                <w:rFonts w:ascii="Arial" w:eastAsia="Arial" w:hAnsi="Arial" w:cs="Arial"/>
                <w:sz w:val="20"/>
                <w:szCs w:val="20"/>
              </w:rPr>
              <w:t>,</w:t>
            </w:r>
            <w:proofErr w:type="spellStart"/>
            <w:r w:rsidR="00F40197">
              <w:rPr>
                <w:rFonts w:ascii="Arial" w:eastAsia="Arial" w:hAnsi="Arial" w:cs="Arial"/>
                <w:sz w:val="20"/>
                <w:szCs w:val="20"/>
              </w:rPr>
              <w:t>SnowFlake</w:t>
            </w:r>
            <w:proofErr w:type="spellEnd"/>
          </w:p>
        </w:tc>
      </w:tr>
      <w:tr w:rsidR="00360118" w:rsidTr="00D85EFB">
        <w:trPr>
          <w:trHeight w:val="433"/>
        </w:trPr>
        <w:tc>
          <w:tcPr>
            <w:tcW w:w="5280" w:type="dxa"/>
          </w:tcPr>
          <w:p w:rsidR="00360118" w:rsidRDefault="00B6481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Software’s/App</w:t>
            </w:r>
          </w:p>
        </w:tc>
        <w:tc>
          <w:tcPr>
            <w:tcW w:w="5280" w:type="dxa"/>
          </w:tcPr>
          <w:p w:rsidR="00360118" w:rsidRDefault="00B6481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PowerShell,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WinSCP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SOAP</w:t>
            </w:r>
          </w:p>
          <w:p w:rsidR="00360118" w:rsidRDefault="0036011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155FD" w:rsidTr="00D85EFB">
        <w:trPr>
          <w:trHeight w:val="433"/>
        </w:trPr>
        <w:tc>
          <w:tcPr>
            <w:tcW w:w="5280" w:type="dxa"/>
          </w:tcPr>
          <w:p w:rsidR="00E155FD" w:rsidRPr="00E155FD" w:rsidRDefault="00E155F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155FD">
              <w:rPr>
                <w:rFonts w:ascii="Arial" w:hAnsi="Arial" w:cs="Arial"/>
                <w:b/>
                <w:sz w:val="20"/>
                <w:szCs w:val="20"/>
              </w:rPr>
              <w:t>AI/ML Libraries</w:t>
            </w:r>
          </w:p>
        </w:tc>
        <w:tc>
          <w:tcPr>
            <w:tcW w:w="5280" w:type="dxa"/>
          </w:tcPr>
          <w:p w:rsidR="00E155FD" w:rsidRPr="00E155FD" w:rsidRDefault="00E155FD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E155FD">
              <w:rPr>
                <w:rFonts w:ascii="Arial" w:hAnsi="Arial" w:cs="Arial"/>
                <w:sz w:val="20"/>
                <w:szCs w:val="20"/>
              </w:rPr>
              <w:t>TensorFlow</w:t>
            </w:r>
            <w:proofErr w:type="spellEnd"/>
            <w:r w:rsidRPr="00E155F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E155FD">
              <w:rPr>
                <w:rFonts w:ascii="Arial" w:hAnsi="Arial" w:cs="Arial"/>
                <w:sz w:val="20"/>
                <w:szCs w:val="20"/>
              </w:rPr>
              <w:t>PyTorch</w:t>
            </w:r>
            <w:proofErr w:type="spellEnd"/>
            <w:r w:rsidRPr="00E155F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E155FD">
              <w:rPr>
                <w:rFonts w:ascii="Arial" w:hAnsi="Arial" w:cs="Arial"/>
                <w:sz w:val="20"/>
                <w:szCs w:val="20"/>
              </w:rPr>
              <w:t>scikit</w:t>
            </w:r>
            <w:proofErr w:type="spellEnd"/>
            <w:r w:rsidRPr="00E155FD">
              <w:rPr>
                <w:rFonts w:ascii="Arial" w:hAnsi="Arial" w:cs="Arial"/>
                <w:sz w:val="20"/>
                <w:szCs w:val="20"/>
              </w:rPr>
              <w:t xml:space="preserve">-learn, </w:t>
            </w:r>
            <w:proofErr w:type="spellStart"/>
            <w:r w:rsidRPr="00E155FD">
              <w:rPr>
                <w:rFonts w:ascii="Arial" w:hAnsi="Arial" w:cs="Arial"/>
                <w:sz w:val="20"/>
                <w:szCs w:val="20"/>
              </w:rPr>
              <w:t>Keras</w:t>
            </w:r>
            <w:proofErr w:type="spellEnd"/>
          </w:p>
        </w:tc>
      </w:tr>
      <w:tr w:rsidR="00E155FD" w:rsidTr="00D85EFB">
        <w:trPr>
          <w:trHeight w:val="433"/>
        </w:trPr>
        <w:tc>
          <w:tcPr>
            <w:tcW w:w="5280" w:type="dxa"/>
          </w:tcPr>
          <w:p w:rsidR="00E155FD" w:rsidRPr="00E155FD" w:rsidRDefault="00E155F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155FD">
              <w:rPr>
                <w:rFonts w:ascii="Arial" w:hAnsi="Arial" w:cs="Arial"/>
                <w:b/>
                <w:sz w:val="20"/>
                <w:szCs w:val="20"/>
              </w:rPr>
              <w:t>Other</w:t>
            </w:r>
          </w:p>
        </w:tc>
        <w:tc>
          <w:tcPr>
            <w:tcW w:w="5280" w:type="dxa"/>
          </w:tcPr>
          <w:p w:rsidR="00E155FD" w:rsidRPr="00E155FD" w:rsidRDefault="00E155FD" w:rsidP="00E155FD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E155FD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Agile methodology, data governance, data security</w:t>
            </w:r>
          </w:p>
          <w:p w:rsidR="00E155FD" w:rsidRDefault="00E155F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360118" w:rsidRDefault="00B6481C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 </w:t>
      </w:r>
      <w:r w:rsidR="00586DB6">
        <w:rPr>
          <w:rFonts w:ascii="Arial" w:eastAsia="Arial" w:hAnsi="Arial" w:cs="Arial"/>
          <w:b/>
          <w:sz w:val="20"/>
          <w:szCs w:val="20"/>
        </w:rPr>
        <w:t xml:space="preserve">       </w:t>
      </w:r>
      <w:bookmarkStart w:id="2" w:name="_GoBack"/>
      <w:bookmarkEnd w:id="2"/>
    </w:p>
    <w:p w:rsidR="00862AA4" w:rsidRDefault="00B6481C">
      <w:pPr>
        <w:spacing w:after="0"/>
        <w:rPr>
          <w:rFonts w:ascii="Arial" w:eastAsia="Arial" w:hAnsi="Arial" w:cs="Arial"/>
          <w:b/>
          <w:sz w:val="20"/>
          <w:szCs w:val="20"/>
          <w:u w:val="single"/>
        </w:rPr>
      </w:pPr>
      <w:bookmarkStart w:id="3" w:name="_heading=h.heftsaiwdufa" w:colFirst="0" w:colLast="0"/>
      <w:bookmarkEnd w:id="3"/>
      <w:r>
        <w:rPr>
          <w:rFonts w:ascii="Arial" w:eastAsia="Arial" w:hAnsi="Arial" w:cs="Arial"/>
          <w:b/>
          <w:sz w:val="20"/>
          <w:szCs w:val="20"/>
          <w:u w:val="single"/>
        </w:rPr>
        <w:t>Fischer connectors</w:t>
      </w:r>
      <w:r w:rsidR="00586DB6">
        <w:rPr>
          <w:rFonts w:ascii="Arial" w:eastAsia="Arial" w:hAnsi="Arial" w:cs="Arial"/>
          <w:b/>
          <w:sz w:val="20"/>
          <w:szCs w:val="20"/>
          <w:u w:val="single"/>
        </w:rPr>
        <w:t xml:space="preserve">                                                                                                                                </w:t>
      </w:r>
    </w:p>
    <w:p w:rsidR="00360118" w:rsidRDefault="00B42714">
      <w:pPr>
        <w:spacing w:after="0"/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b/>
          <w:sz w:val="20"/>
          <w:szCs w:val="20"/>
          <w:u w:val="single"/>
        </w:rPr>
        <w:t>Title: Power BI Developer/Data Analyst</w:t>
      </w:r>
      <w:r w:rsidR="00B6481C">
        <w:rPr>
          <w:rFonts w:ascii="Arial" w:eastAsia="Arial" w:hAnsi="Arial" w:cs="Arial"/>
          <w:b/>
          <w:sz w:val="20"/>
          <w:szCs w:val="20"/>
          <w:u w:val="single"/>
        </w:rPr>
        <w:t xml:space="preserve">                                                                          </w:t>
      </w:r>
      <w:sdt>
        <w:sdtPr>
          <w:tag w:val="goog_rdk_1"/>
          <w:id w:val="-1574882489"/>
        </w:sdtPr>
        <w:sdtEndPr/>
        <w:sdtContent>
          <w:ins w:id="4" w:author="Soujanya" w:date="2025-08-20T01:47:00Z">
            <w:r w:rsidR="00B6481C"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  <w:t xml:space="preserve">         </w:t>
            </w:r>
          </w:ins>
        </w:sdtContent>
      </w:sdt>
      <w:r w:rsidR="00B6481C">
        <w:rPr>
          <w:rFonts w:ascii="Arial" w:eastAsia="Arial" w:hAnsi="Arial" w:cs="Arial"/>
          <w:b/>
          <w:sz w:val="20"/>
          <w:szCs w:val="20"/>
          <w:u w:val="single"/>
        </w:rPr>
        <w:t xml:space="preserve">                </w:t>
      </w:r>
      <w:r>
        <w:rPr>
          <w:rFonts w:ascii="Arial" w:eastAsia="Arial" w:hAnsi="Arial" w:cs="Arial"/>
          <w:b/>
          <w:sz w:val="20"/>
          <w:szCs w:val="20"/>
          <w:u w:val="single"/>
        </w:rPr>
        <w:t xml:space="preserve">  Fe</w:t>
      </w:r>
      <w:r w:rsidR="00B6481C">
        <w:rPr>
          <w:rFonts w:ascii="Arial" w:eastAsia="Arial" w:hAnsi="Arial" w:cs="Arial"/>
          <w:b/>
          <w:sz w:val="20"/>
          <w:szCs w:val="20"/>
          <w:u w:val="single"/>
        </w:rPr>
        <w:t>b 2022- Till Now</w:t>
      </w:r>
    </w:p>
    <w:p w:rsidR="00360118" w:rsidRDefault="00B6481C">
      <w:pPr>
        <w:spacing w:after="0"/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b/>
          <w:sz w:val="20"/>
          <w:szCs w:val="20"/>
          <w:u w:val="single"/>
        </w:rPr>
        <w:t>Roles &amp; Responsibilities:</w:t>
      </w:r>
    </w:p>
    <w:p w:rsidR="00360118" w:rsidRDefault="00360118">
      <w:pPr>
        <w:spacing w:after="0"/>
        <w:rPr>
          <w:rFonts w:ascii="Arial" w:eastAsia="Arial" w:hAnsi="Arial" w:cs="Arial"/>
          <w:b/>
          <w:sz w:val="20"/>
          <w:szCs w:val="20"/>
          <w:u w:val="single"/>
        </w:rPr>
      </w:pPr>
    </w:p>
    <w:p w:rsidR="00360118" w:rsidRDefault="00B6481C">
      <w:pPr>
        <w:numPr>
          <w:ilvl w:val="0"/>
          <w:numId w:val="3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bookmarkStart w:id="5" w:name="_heading=h.2fngxyfzkvyv" w:colFirst="0" w:colLast="0"/>
      <w:bookmarkEnd w:id="5"/>
      <w:r>
        <w:rPr>
          <w:rFonts w:ascii="Arial" w:eastAsia="Arial" w:hAnsi="Arial" w:cs="Arial"/>
          <w:sz w:val="20"/>
          <w:szCs w:val="20"/>
        </w:rPr>
        <w:t xml:space="preserve">Developed and optimized complex </w:t>
      </w:r>
      <w:r>
        <w:rPr>
          <w:rFonts w:ascii="Arial" w:eastAsia="Arial" w:hAnsi="Arial" w:cs="Arial"/>
          <w:b/>
          <w:sz w:val="20"/>
          <w:szCs w:val="20"/>
        </w:rPr>
        <w:t>DAX queries</w:t>
      </w:r>
      <w:r>
        <w:rPr>
          <w:rFonts w:ascii="Arial" w:eastAsia="Arial" w:hAnsi="Arial" w:cs="Arial"/>
          <w:sz w:val="20"/>
          <w:szCs w:val="20"/>
        </w:rPr>
        <w:t xml:space="preserve"> using </w:t>
      </w:r>
      <w:r>
        <w:rPr>
          <w:rFonts w:ascii="Arial" w:eastAsia="Arial" w:hAnsi="Arial" w:cs="Arial"/>
          <w:b/>
          <w:sz w:val="20"/>
          <w:szCs w:val="20"/>
        </w:rPr>
        <w:t>DAX Studio</w:t>
      </w:r>
      <w:r>
        <w:rPr>
          <w:rFonts w:ascii="Arial" w:eastAsia="Arial" w:hAnsi="Arial" w:cs="Arial"/>
          <w:sz w:val="20"/>
          <w:szCs w:val="20"/>
        </w:rPr>
        <w:t xml:space="preserve"> to enhance Power BI report performance and data modeling efficiency.</w:t>
      </w:r>
    </w:p>
    <w:p w:rsidR="00A70B06" w:rsidRDefault="00A70B06" w:rsidP="00A70B06">
      <w:pPr>
        <w:numPr>
          <w:ilvl w:val="0"/>
          <w:numId w:val="3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A70B06">
        <w:rPr>
          <w:rFonts w:ascii="Arial" w:hAnsi="Arial" w:cs="Arial"/>
          <w:sz w:val="20"/>
          <w:szCs w:val="20"/>
        </w:rPr>
        <w:t xml:space="preserve">Designed and optimized </w:t>
      </w:r>
      <w:r w:rsidRPr="00A70B06">
        <w:rPr>
          <w:rStyle w:val="Strong"/>
          <w:rFonts w:ascii="Arial" w:hAnsi="Arial" w:cs="Arial"/>
          <w:sz w:val="20"/>
          <w:szCs w:val="20"/>
        </w:rPr>
        <w:t>ETL pipelines</w:t>
      </w:r>
      <w:r w:rsidRPr="00A70B06">
        <w:rPr>
          <w:rFonts w:ascii="Arial" w:hAnsi="Arial" w:cs="Arial"/>
          <w:sz w:val="20"/>
          <w:szCs w:val="20"/>
        </w:rPr>
        <w:t xml:space="preserve"> in Python (pandas, </w:t>
      </w:r>
      <w:proofErr w:type="spellStart"/>
      <w:r w:rsidRPr="00A70B06">
        <w:rPr>
          <w:rFonts w:ascii="Arial" w:hAnsi="Arial" w:cs="Arial"/>
          <w:sz w:val="20"/>
          <w:szCs w:val="20"/>
        </w:rPr>
        <w:t>numpy</w:t>
      </w:r>
      <w:proofErr w:type="spellEnd"/>
      <w:r w:rsidRPr="00A70B06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A70B06">
        <w:rPr>
          <w:rFonts w:ascii="Arial" w:hAnsi="Arial" w:cs="Arial"/>
          <w:sz w:val="20"/>
          <w:szCs w:val="20"/>
        </w:rPr>
        <w:t>sqlalchemy</w:t>
      </w:r>
      <w:proofErr w:type="spellEnd"/>
      <w:proofErr w:type="gramEnd"/>
      <w:r w:rsidRPr="00A70B06">
        <w:rPr>
          <w:rFonts w:ascii="Arial" w:hAnsi="Arial" w:cs="Arial"/>
          <w:sz w:val="20"/>
          <w:szCs w:val="20"/>
        </w:rPr>
        <w:t>) for large-scale data integration.</w:t>
      </w:r>
    </w:p>
    <w:p w:rsidR="00A70B06" w:rsidRPr="00A70B06" w:rsidRDefault="00A70B06" w:rsidP="00A70B06">
      <w:pPr>
        <w:spacing w:after="0"/>
        <w:ind w:left="360"/>
        <w:jc w:val="both"/>
        <w:rPr>
          <w:rFonts w:ascii="Arial" w:eastAsia="Arial" w:hAnsi="Arial" w:cs="Arial"/>
          <w:sz w:val="20"/>
          <w:szCs w:val="20"/>
        </w:rPr>
      </w:pPr>
      <w:r w:rsidRPr="00A70B0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A70B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A70B06">
        <w:rPr>
          <w:rFonts w:asciiTheme="minorHAnsi" w:eastAsia="Times New Roman" w:hAnsiTheme="minorHAnsi" w:cstheme="minorHAnsi"/>
          <w:sz w:val="20"/>
          <w:szCs w:val="20"/>
          <w:lang w:val="en-US"/>
        </w:rPr>
        <w:t xml:space="preserve">Applied </w:t>
      </w:r>
      <w:r w:rsidRPr="00A70B06">
        <w:rPr>
          <w:rFonts w:asciiTheme="minorHAnsi" w:eastAsia="Times New Roman" w:hAnsiTheme="minorHAnsi" w:cstheme="minorHAnsi"/>
          <w:b/>
          <w:bCs/>
          <w:sz w:val="20"/>
          <w:szCs w:val="20"/>
          <w:lang w:val="en-US"/>
        </w:rPr>
        <w:t>SQL query optimization and pipeline performance tuning</w:t>
      </w:r>
      <w:r w:rsidRPr="00A70B06">
        <w:rPr>
          <w:rFonts w:asciiTheme="minorHAnsi" w:eastAsia="Times New Roman" w:hAnsiTheme="minorHAnsi" w:cstheme="minorHAnsi"/>
          <w:sz w:val="20"/>
          <w:szCs w:val="20"/>
          <w:lang w:val="en-US"/>
        </w:rPr>
        <w:t xml:space="preserve"> to improve data flow efficiency</w:t>
      </w:r>
      <w:r w:rsidRPr="00A70B0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F40197" w:rsidRPr="00F40197" w:rsidRDefault="00F40197">
      <w:pPr>
        <w:numPr>
          <w:ilvl w:val="0"/>
          <w:numId w:val="3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F40197">
        <w:rPr>
          <w:rFonts w:ascii="Arial" w:hAnsi="Arial" w:cs="Arial"/>
          <w:sz w:val="20"/>
          <w:szCs w:val="20"/>
        </w:rPr>
        <w:t xml:space="preserve">Integrated </w:t>
      </w:r>
      <w:r w:rsidRPr="00F40197">
        <w:rPr>
          <w:rFonts w:ascii="Arial" w:hAnsi="Arial" w:cs="Arial"/>
          <w:b/>
          <w:sz w:val="20"/>
          <w:szCs w:val="20"/>
        </w:rPr>
        <w:t>Snowflake</w:t>
      </w:r>
      <w:r w:rsidRPr="00F40197">
        <w:rPr>
          <w:rFonts w:ascii="Arial" w:hAnsi="Arial" w:cs="Arial"/>
          <w:sz w:val="20"/>
          <w:szCs w:val="20"/>
        </w:rPr>
        <w:t xml:space="preserve"> as a primary data source for large-scale analytics, building efficient data models and warehouses for Power BI reporting.</w:t>
      </w:r>
    </w:p>
    <w:p w:rsidR="00360118" w:rsidRDefault="00B6481C">
      <w:pPr>
        <w:numPr>
          <w:ilvl w:val="0"/>
          <w:numId w:val="3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Migrated and redesigned existing </w:t>
      </w:r>
      <w:r>
        <w:rPr>
          <w:rFonts w:ascii="Arial" w:eastAsia="Arial" w:hAnsi="Arial" w:cs="Arial"/>
          <w:b/>
          <w:sz w:val="20"/>
          <w:szCs w:val="20"/>
        </w:rPr>
        <w:t>Tableau dashboards</w:t>
      </w:r>
      <w:r>
        <w:rPr>
          <w:rFonts w:ascii="Arial" w:eastAsia="Arial" w:hAnsi="Arial" w:cs="Arial"/>
          <w:sz w:val="20"/>
          <w:szCs w:val="20"/>
        </w:rPr>
        <w:t xml:space="preserve"> into </w:t>
      </w:r>
      <w:r>
        <w:rPr>
          <w:rFonts w:ascii="Arial" w:eastAsia="Arial" w:hAnsi="Arial" w:cs="Arial"/>
          <w:b/>
          <w:sz w:val="20"/>
          <w:szCs w:val="20"/>
        </w:rPr>
        <w:t>Power BI</w:t>
      </w:r>
      <w:r>
        <w:rPr>
          <w:rFonts w:ascii="Arial" w:eastAsia="Arial" w:hAnsi="Arial" w:cs="Arial"/>
          <w:sz w:val="20"/>
          <w:szCs w:val="20"/>
        </w:rPr>
        <w:t>, ensuring improved interactivity and performance.</w:t>
      </w:r>
    </w:p>
    <w:p w:rsidR="00360118" w:rsidRDefault="00B6481C">
      <w:pPr>
        <w:numPr>
          <w:ilvl w:val="0"/>
          <w:numId w:val="3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Specialized in </w:t>
      </w:r>
      <w:r>
        <w:rPr>
          <w:rFonts w:ascii="Arial" w:eastAsia="Arial" w:hAnsi="Arial" w:cs="Arial"/>
          <w:b/>
          <w:sz w:val="20"/>
          <w:szCs w:val="20"/>
        </w:rPr>
        <w:t>Power BI performance tuning</w:t>
      </w:r>
      <w:r>
        <w:rPr>
          <w:rFonts w:ascii="Arial" w:eastAsia="Arial" w:hAnsi="Arial" w:cs="Arial"/>
          <w:sz w:val="20"/>
          <w:szCs w:val="20"/>
        </w:rPr>
        <w:t>, including DAX query optimization and efficient data model design for large-scale datasets.</w:t>
      </w:r>
    </w:p>
    <w:p w:rsidR="00360118" w:rsidRDefault="00B6481C">
      <w:pPr>
        <w:numPr>
          <w:ilvl w:val="0"/>
          <w:numId w:val="3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Designed, developed, and deployed </w:t>
      </w:r>
      <w:r>
        <w:rPr>
          <w:rFonts w:ascii="Arial" w:eastAsia="Arial" w:hAnsi="Arial" w:cs="Arial"/>
          <w:b/>
          <w:sz w:val="20"/>
          <w:szCs w:val="20"/>
        </w:rPr>
        <w:t>interactive dashboards and reports</w:t>
      </w:r>
      <w:r>
        <w:rPr>
          <w:rFonts w:ascii="Arial" w:eastAsia="Arial" w:hAnsi="Arial" w:cs="Arial"/>
          <w:sz w:val="20"/>
          <w:szCs w:val="20"/>
        </w:rPr>
        <w:t xml:space="preserve"> in Power BI for high-volume datasets, implementing </w:t>
      </w:r>
      <w:r>
        <w:rPr>
          <w:rFonts w:ascii="Arial" w:eastAsia="Arial" w:hAnsi="Arial" w:cs="Arial"/>
          <w:b/>
          <w:sz w:val="20"/>
          <w:szCs w:val="20"/>
        </w:rPr>
        <w:t>Row-Level Security (RLS)</w:t>
      </w:r>
      <w:r>
        <w:rPr>
          <w:rFonts w:ascii="Arial" w:eastAsia="Arial" w:hAnsi="Arial" w:cs="Arial"/>
          <w:sz w:val="20"/>
          <w:szCs w:val="20"/>
        </w:rPr>
        <w:t xml:space="preserve"> to meet access control requirements.</w:t>
      </w:r>
    </w:p>
    <w:p w:rsidR="00360118" w:rsidRDefault="00B6481C">
      <w:pPr>
        <w:numPr>
          <w:ilvl w:val="0"/>
          <w:numId w:val="3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Created advanced visualizations in Power BI such as </w:t>
      </w:r>
      <w:r>
        <w:rPr>
          <w:rFonts w:ascii="Arial" w:eastAsia="Arial" w:hAnsi="Arial" w:cs="Arial"/>
          <w:b/>
          <w:sz w:val="20"/>
          <w:szCs w:val="20"/>
        </w:rPr>
        <w:t>Heat Maps</w:t>
      </w:r>
      <w:r>
        <w:rPr>
          <w:rFonts w:ascii="Arial" w:eastAsia="Arial" w:hAnsi="Arial" w:cs="Arial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sz w:val="20"/>
          <w:szCs w:val="20"/>
        </w:rPr>
        <w:t>Vein Diagrams</w:t>
      </w:r>
      <w:r>
        <w:rPr>
          <w:rFonts w:ascii="Arial" w:eastAsia="Arial" w:hAnsi="Arial" w:cs="Arial"/>
          <w:sz w:val="20"/>
          <w:szCs w:val="20"/>
        </w:rPr>
        <w:t>, and custom visuals using Python integration.</w:t>
      </w:r>
    </w:p>
    <w:p w:rsidR="00360118" w:rsidRDefault="00B6481C">
      <w:pPr>
        <w:numPr>
          <w:ilvl w:val="0"/>
          <w:numId w:val="3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Proficient in </w:t>
      </w:r>
      <w:r>
        <w:rPr>
          <w:rFonts w:ascii="Arial" w:eastAsia="Arial" w:hAnsi="Arial" w:cs="Arial"/>
          <w:b/>
          <w:sz w:val="20"/>
          <w:szCs w:val="20"/>
        </w:rPr>
        <w:t>Power BI Desktop</w:t>
      </w:r>
      <w:r>
        <w:rPr>
          <w:rFonts w:ascii="Arial" w:eastAsia="Arial" w:hAnsi="Arial" w:cs="Arial"/>
          <w:sz w:val="20"/>
          <w:szCs w:val="20"/>
        </w:rPr>
        <w:t xml:space="preserve"> features including sorting, grouping, hierarchies, table calculations, parameters, and SQL joins.</w:t>
      </w:r>
    </w:p>
    <w:p w:rsidR="00360118" w:rsidRDefault="00B6481C">
      <w:pPr>
        <w:numPr>
          <w:ilvl w:val="0"/>
          <w:numId w:val="3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Automated </w:t>
      </w:r>
      <w:r>
        <w:rPr>
          <w:rFonts w:ascii="Arial" w:eastAsia="Arial" w:hAnsi="Arial" w:cs="Arial"/>
          <w:b/>
          <w:sz w:val="20"/>
          <w:szCs w:val="20"/>
        </w:rPr>
        <w:t>dataset refresh schedules</w:t>
      </w:r>
      <w:r>
        <w:rPr>
          <w:rFonts w:ascii="Arial" w:eastAsia="Arial" w:hAnsi="Arial" w:cs="Arial"/>
          <w:sz w:val="20"/>
          <w:szCs w:val="20"/>
        </w:rPr>
        <w:t xml:space="preserve"> and managed </w:t>
      </w:r>
      <w:r>
        <w:rPr>
          <w:rFonts w:ascii="Arial" w:eastAsia="Arial" w:hAnsi="Arial" w:cs="Arial"/>
          <w:b/>
          <w:sz w:val="20"/>
          <w:szCs w:val="20"/>
        </w:rPr>
        <w:t>Power BI service</w:t>
      </w:r>
      <w:r>
        <w:rPr>
          <w:rFonts w:ascii="Arial" w:eastAsia="Arial" w:hAnsi="Arial" w:cs="Arial"/>
          <w:sz w:val="20"/>
          <w:szCs w:val="20"/>
        </w:rPr>
        <w:t xml:space="preserve"> configurations for seamless data updates.</w:t>
      </w:r>
    </w:p>
    <w:p w:rsidR="00360118" w:rsidRDefault="00B6481C">
      <w:pPr>
        <w:numPr>
          <w:ilvl w:val="0"/>
          <w:numId w:val="3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Connected Power BI to diverse data sources including </w:t>
      </w:r>
      <w:r>
        <w:rPr>
          <w:rFonts w:ascii="Arial" w:eastAsia="Arial" w:hAnsi="Arial" w:cs="Arial"/>
          <w:b/>
          <w:sz w:val="20"/>
          <w:szCs w:val="20"/>
        </w:rPr>
        <w:t>SQL</w:t>
      </w:r>
      <w:r>
        <w:rPr>
          <w:rFonts w:ascii="Arial" w:eastAsia="Arial" w:hAnsi="Arial" w:cs="Arial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sz w:val="20"/>
          <w:szCs w:val="20"/>
        </w:rPr>
        <w:t>XML</w:t>
      </w:r>
      <w:r>
        <w:rPr>
          <w:rFonts w:ascii="Arial" w:eastAsia="Arial" w:hAnsi="Arial" w:cs="Arial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sz w:val="20"/>
          <w:szCs w:val="20"/>
        </w:rPr>
        <w:t>JSON</w:t>
      </w:r>
      <w:r>
        <w:rPr>
          <w:rFonts w:ascii="Arial" w:eastAsia="Arial" w:hAnsi="Arial" w:cs="Arial"/>
          <w:sz w:val="20"/>
          <w:szCs w:val="20"/>
        </w:rPr>
        <w:t>, and cloud-based services, leveraging Python for data preprocessing and transformation.</w:t>
      </w:r>
    </w:p>
    <w:p w:rsidR="00360118" w:rsidRDefault="00B6481C">
      <w:pPr>
        <w:numPr>
          <w:ilvl w:val="0"/>
          <w:numId w:val="3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 xml:space="preserve">Utilized </w:t>
      </w:r>
      <w:r>
        <w:rPr>
          <w:rFonts w:ascii="Arial" w:eastAsia="Arial" w:hAnsi="Arial" w:cs="Arial"/>
          <w:b/>
          <w:sz w:val="20"/>
          <w:szCs w:val="20"/>
        </w:rPr>
        <w:t>PowerShell scripts</w:t>
      </w:r>
      <w:r>
        <w:rPr>
          <w:rFonts w:ascii="Arial" w:eastAsia="Arial" w:hAnsi="Arial" w:cs="Arial"/>
          <w:sz w:val="20"/>
          <w:szCs w:val="20"/>
        </w:rPr>
        <w:t xml:space="preserve"> to refresh SSAS tabular models and manage partitions, enhancing cube performance and scalability.</w:t>
      </w:r>
    </w:p>
    <w:p w:rsidR="00360118" w:rsidRDefault="00B6481C">
      <w:pPr>
        <w:numPr>
          <w:ilvl w:val="0"/>
          <w:numId w:val="3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Administered </w:t>
      </w:r>
      <w:r>
        <w:rPr>
          <w:rFonts w:ascii="Arial" w:eastAsia="Arial" w:hAnsi="Arial" w:cs="Arial"/>
          <w:b/>
          <w:sz w:val="20"/>
          <w:szCs w:val="20"/>
        </w:rPr>
        <w:t>Power BI workspaces</w:t>
      </w:r>
      <w:r>
        <w:rPr>
          <w:rFonts w:ascii="Arial" w:eastAsia="Arial" w:hAnsi="Arial" w:cs="Arial"/>
          <w:sz w:val="20"/>
          <w:szCs w:val="20"/>
        </w:rPr>
        <w:t>, user access, and governance policies within the Power BI cloud environment.</w:t>
      </w:r>
    </w:p>
    <w:p w:rsidR="00360118" w:rsidRDefault="00B6481C">
      <w:pPr>
        <w:numPr>
          <w:ilvl w:val="0"/>
          <w:numId w:val="3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Deployed and maintained </w:t>
      </w:r>
      <w:r>
        <w:rPr>
          <w:rFonts w:ascii="Arial" w:eastAsia="Arial" w:hAnsi="Arial" w:cs="Arial"/>
          <w:b/>
          <w:sz w:val="20"/>
          <w:szCs w:val="20"/>
        </w:rPr>
        <w:t>Power BI dashboards</w:t>
      </w:r>
      <w:r>
        <w:rPr>
          <w:rFonts w:ascii="Arial" w:eastAsia="Arial" w:hAnsi="Arial" w:cs="Arial"/>
          <w:sz w:val="20"/>
          <w:szCs w:val="20"/>
        </w:rPr>
        <w:t xml:space="preserve"> on the Power BI service, ensuring high availability and user engagement.</w:t>
      </w:r>
    </w:p>
    <w:p w:rsidR="00360118" w:rsidRDefault="00B6481C">
      <w:pPr>
        <w:numPr>
          <w:ilvl w:val="0"/>
          <w:numId w:val="3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Applied </w:t>
      </w:r>
      <w:r>
        <w:rPr>
          <w:rFonts w:ascii="Arial" w:eastAsia="Arial" w:hAnsi="Arial" w:cs="Arial"/>
          <w:b/>
          <w:sz w:val="20"/>
          <w:szCs w:val="20"/>
        </w:rPr>
        <w:t>Power Query</w:t>
      </w:r>
      <w:r>
        <w:rPr>
          <w:rFonts w:ascii="Arial" w:eastAsia="Arial" w:hAnsi="Arial" w:cs="Arial"/>
          <w:sz w:val="20"/>
          <w:szCs w:val="20"/>
        </w:rPr>
        <w:t xml:space="preserve"> and Python for data cleansing, transformation, and enrichment prior to visualization.</w:t>
      </w:r>
    </w:p>
    <w:p w:rsidR="00360118" w:rsidRDefault="00B6481C">
      <w:pPr>
        <w:numPr>
          <w:ilvl w:val="0"/>
          <w:numId w:val="3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Troubleshooting and resolving performance bottlenecks in Power BI reports, ensuring optimal user experience and data accuracy.</w:t>
      </w:r>
    </w:p>
    <w:p w:rsidR="00360118" w:rsidRDefault="00B6481C">
      <w:pPr>
        <w:numPr>
          <w:ilvl w:val="0"/>
          <w:numId w:val="3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Adhered to best practices in </w:t>
      </w:r>
      <w:r>
        <w:rPr>
          <w:rFonts w:ascii="Arial" w:eastAsia="Arial" w:hAnsi="Arial" w:cs="Arial"/>
          <w:b/>
          <w:sz w:val="20"/>
          <w:szCs w:val="20"/>
        </w:rPr>
        <w:t>data governance</w:t>
      </w:r>
      <w:r>
        <w:rPr>
          <w:rFonts w:ascii="Arial" w:eastAsia="Arial" w:hAnsi="Arial" w:cs="Arial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sz w:val="20"/>
          <w:szCs w:val="20"/>
        </w:rPr>
        <w:t>security</w:t>
      </w:r>
      <w:r>
        <w:rPr>
          <w:rFonts w:ascii="Arial" w:eastAsia="Arial" w:hAnsi="Arial" w:cs="Arial"/>
          <w:sz w:val="20"/>
          <w:szCs w:val="20"/>
        </w:rPr>
        <w:t xml:space="preserve">, and </w:t>
      </w:r>
      <w:r>
        <w:rPr>
          <w:rFonts w:ascii="Arial" w:eastAsia="Arial" w:hAnsi="Arial" w:cs="Arial"/>
          <w:b/>
          <w:sz w:val="20"/>
          <w:szCs w:val="20"/>
        </w:rPr>
        <w:t>Power BI deployment workflows</w:t>
      </w:r>
      <w:r>
        <w:rPr>
          <w:rFonts w:ascii="Arial" w:eastAsia="Arial" w:hAnsi="Arial" w:cs="Arial"/>
          <w:sz w:val="20"/>
          <w:szCs w:val="20"/>
        </w:rPr>
        <w:t>.</w:t>
      </w:r>
    </w:p>
    <w:p w:rsidR="00360118" w:rsidRDefault="00B6481C">
      <w:pPr>
        <w:numPr>
          <w:ilvl w:val="0"/>
          <w:numId w:val="3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Strong command of </w:t>
      </w:r>
      <w:r>
        <w:rPr>
          <w:rFonts w:ascii="Arial" w:eastAsia="Arial" w:hAnsi="Arial" w:cs="Arial"/>
          <w:b/>
          <w:sz w:val="20"/>
          <w:szCs w:val="20"/>
        </w:rPr>
        <w:t>SQL</w:t>
      </w:r>
      <w:r>
        <w:rPr>
          <w:rFonts w:ascii="Arial" w:eastAsia="Arial" w:hAnsi="Arial" w:cs="Arial"/>
          <w:sz w:val="20"/>
          <w:szCs w:val="20"/>
        </w:rPr>
        <w:t xml:space="preserve"> and database architecture, with proven ability to integrate Power BI with relational and cloud-based data sources.</w:t>
      </w:r>
    </w:p>
    <w:p w:rsidR="00360118" w:rsidRDefault="00B6481C">
      <w:pPr>
        <w:numPr>
          <w:ilvl w:val="0"/>
          <w:numId w:val="3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Designed and optimized </w:t>
      </w:r>
      <w:r>
        <w:rPr>
          <w:rFonts w:ascii="Arial" w:eastAsia="Arial" w:hAnsi="Arial" w:cs="Arial"/>
          <w:b/>
          <w:sz w:val="20"/>
          <w:szCs w:val="20"/>
        </w:rPr>
        <w:t>KQL queries</w:t>
      </w:r>
      <w:r>
        <w:rPr>
          <w:rFonts w:ascii="Arial" w:eastAsia="Arial" w:hAnsi="Arial" w:cs="Arial"/>
          <w:sz w:val="20"/>
          <w:szCs w:val="20"/>
        </w:rPr>
        <w:t xml:space="preserve"> to extract meaningful insights from time-series datasets, integrating them into Power BI reports with dynamic filtering and drill-through capabilities.</w:t>
      </w:r>
    </w:p>
    <w:p w:rsidR="00360118" w:rsidRDefault="00B6481C">
      <w:pPr>
        <w:numPr>
          <w:ilvl w:val="0"/>
          <w:numId w:val="3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Designed and implemented </w:t>
      </w:r>
      <w:r>
        <w:rPr>
          <w:rFonts w:ascii="Arial" w:eastAsia="Arial" w:hAnsi="Arial" w:cs="Arial"/>
          <w:b/>
          <w:sz w:val="20"/>
          <w:szCs w:val="20"/>
        </w:rPr>
        <w:t>Azure Data Factory pipelines</w:t>
      </w:r>
      <w:r>
        <w:rPr>
          <w:rFonts w:ascii="Arial" w:eastAsia="Arial" w:hAnsi="Arial" w:cs="Arial"/>
          <w:sz w:val="20"/>
          <w:szCs w:val="20"/>
        </w:rPr>
        <w:t xml:space="preserve"> to load data into </w:t>
      </w:r>
      <w:r>
        <w:rPr>
          <w:rFonts w:ascii="Arial" w:eastAsia="Arial" w:hAnsi="Arial" w:cs="Arial"/>
          <w:b/>
          <w:sz w:val="20"/>
          <w:szCs w:val="20"/>
        </w:rPr>
        <w:t>Azure SQL Data Warehouse</w:t>
      </w:r>
      <w:r>
        <w:rPr>
          <w:rFonts w:ascii="Arial" w:eastAsia="Arial" w:hAnsi="Arial" w:cs="Arial"/>
          <w:sz w:val="20"/>
          <w:szCs w:val="20"/>
        </w:rPr>
        <w:t xml:space="preserve">, including </w:t>
      </w:r>
      <w:r>
        <w:rPr>
          <w:rFonts w:ascii="Arial" w:eastAsia="Arial" w:hAnsi="Arial" w:cs="Arial"/>
          <w:b/>
          <w:sz w:val="20"/>
          <w:szCs w:val="20"/>
        </w:rPr>
        <w:t>incremental load strategies</w:t>
      </w:r>
      <w:r>
        <w:rPr>
          <w:rFonts w:ascii="Arial" w:eastAsia="Arial" w:hAnsi="Arial" w:cs="Arial"/>
          <w:sz w:val="20"/>
          <w:szCs w:val="20"/>
        </w:rPr>
        <w:t>.</w:t>
      </w:r>
    </w:p>
    <w:p w:rsidR="00B31EA9" w:rsidRPr="00B31EA9" w:rsidRDefault="00A70B06" w:rsidP="00B31EA9">
      <w:pPr>
        <w:pStyle w:val="ListParagraph"/>
        <w:numPr>
          <w:ilvl w:val="0"/>
          <w:numId w:val="3"/>
        </w:numPr>
        <w:spacing w:after="280"/>
        <w:jc w:val="both"/>
        <w:rPr>
          <w:rFonts w:ascii="Arial" w:eastAsia="Arial" w:hAnsi="Arial" w:cs="Arial"/>
          <w:sz w:val="20"/>
          <w:szCs w:val="20"/>
        </w:rPr>
      </w:pPr>
      <w:r w:rsidRPr="00B31EA9">
        <w:rPr>
          <w:rFonts w:ascii="Arial" w:eastAsia="Times New Roman" w:hAnsi="Arial" w:cs="Arial"/>
          <w:sz w:val="20"/>
          <w:szCs w:val="20"/>
          <w:lang w:val="en-US"/>
        </w:rPr>
        <w:t xml:space="preserve">Integrated </w:t>
      </w:r>
      <w:r w:rsidRPr="00B31EA9">
        <w:rPr>
          <w:rFonts w:ascii="Arial" w:eastAsia="Times New Roman" w:hAnsi="Arial" w:cs="Arial"/>
          <w:b/>
          <w:bCs/>
          <w:sz w:val="20"/>
          <w:szCs w:val="20"/>
          <w:lang w:val="en-US"/>
        </w:rPr>
        <w:t>AI/ML models</w:t>
      </w:r>
      <w:r w:rsidRPr="00B31EA9">
        <w:rPr>
          <w:rFonts w:ascii="Arial" w:eastAsia="Times New Roman" w:hAnsi="Arial" w:cs="Arial"/>
          <w:sz w:val="20"/>
          <w:szCs w:val="20"/>
          <w:lang w:val="en-US"/>
        </w:rPr>
        <w:t xml:space="preserve"> (</w:t>
      </w:r>
      <w:proofErr w:type="spellStart"/>
      <w:r w:rsidRPr="00B31EA9">
        <w:rPr>
          <w:rFonts w:ascii="Arial" w:eastAsia="Times New Roman" w:hAnsi="Arial" w:cs="Arial"/>
          <w:sz w:val="20"/>
          <w:szCs w:val="20"/>
          <w:lang w:val="en-US"/>
        </w:rPr>
        <w:t>TensorFlow</w:t>
      </w:r>
      <w:proofErr w:type="spellEnd"/>
      <w:r w:rsidRPr="00B31EA9">
        <w:rPr>
          <w:rFonts w:ascii="Arial" w:eastAsia="Times New Roman" w:hAnsi="Arial" w:cs="Arial"/>
          <w:sz w:val="20"/>
          <w:szCs w:val="20"/>
          <w:lang w:val="en-US"/>
        </w:rPr>
        <w:t xml:space="preserve"> &amp; </w:t>
      </w:r>
      <w:proofErr w:type="spellStart"/>
      <w:r w:rsidRPr="00B31EA9">
        <w:rPr>
          <w:rFonts w:ascii="Arial" w:eastAsia="Times New Roman" w:hAnsi="Arial" w:cs="Arial"/>
          <w:sz w:val="20"/>
          <w:szCs w:val="20"/>
          <w:lang w:val="en-US"/>
        </w:rPr>
        <w:t>scikit</w:t>
      </w:r>
      <w:proofErr w:type="spellEnd"/>
      <w:r w:rsidRPr="00B31EA9">
        <w:rPr>
          <w:rFonts w:ascii="Arial" w:eastAsia="Times New Roman" w:hAnsi="Arial" w:cs="Arial"/>
          <w:sz w:val="20"/>
          <w:szCs w:val="20"/>
          <w:lang w:val="en-US"/>
        </w:rPr>
        <w:t>-learn) into analytics workflows for predictive insights.</w:t>
      </w:r>
      <w:r w:rsidR="00B31EA9" w:rsidRPr="00B31EA9">
        <w:rPr>
          <w:rFonts w:ascii="Arial" w:eastAsia="Times New Roman" w:hAnsi="Arial" w:cs="Arial"/>
          <w:sz w:val="20"/>
          <w:szCs w:val="20"/>
          <w:lang w:val="en-US"/>
        </w:rPr>
        <w:t xml:space="preserve"> Recommended and drove adoption of </w:t>
      </w:r>
      <w:r w:rsidR="00B31EA9" w:rsidRPr="00B31EA9">
        <w:rPr>
          <w:rFonts w:ascii="Arial" w:eastAsia="Times New Roman" w:hAnsi="Arial" w:cs="Arial"/>
          <w:b/>
          <w:bCs/>
          <w:sz w:val="20"/>
          <w:szCs w:val="20"/>
          <w:lang w:val="en-US"/>
        </w:rPr>
        <w:t>core data and AI/ML technologies</w:t>
      </w:r>
      <w:r w:rsidR="00B31EA9" w:rsidRPr="00B31EA9">
        <w:rPr>
          <w:rFonts w:ascii="Arial" w:eastAsia="Times New Roman" w:hAnsi="Arial" w:cs="Arial"/>
          <w:sz w:val="20"/>
          <w:szCs w:val="20"/>
          <w:lang w:val="en-US"/>
        </w:rPr>
        <w:t xml:space="preserve"> to improve decision-making.</w:t>
      </w:r>
    </w:p>
    <w:p w:rsidR="00B31EA9" w:rsidRDefault="00B6481C" w:rsidP="00B31EA9">
      <w:pPr>
        <w:pStyle w:val="ListParagraph"/>
        <w:numPr>
          <w:ilvl w:val="0"/>
          <w:numId w:val="3"/>
        </w:numPr>
        <w:spacing w:after="280"/>
        <w:jc w:val="both"/>
        <w:rPr>
          <w:rFonts w:ascii="Arial" w:eastAsia="Arial" w:hAnsi="Arial" w:cs="Arial"/>
          <w:sz w:val="20"/>
          <w:szCs w:val="20"/>
        </w:rPr>
      </w:pPr>
      <w:r w:rsidRPr="00B31EA9">
        <w:rPr>
          <w:rFonts w:ascii="Arial" w:eastAsia="Arial" w:hAnsi="Arial" w:cs="Arial"/>
          <w:sz w:val="20"/>
          <w:szCs w:val="20"/>
        </w:rPr>
        <w:t xml:space="preserve">Designed </w:t>
      </w:r>
      <w:r w:rsidRPr="00B31EA9">
        <w:rPr>
          <w:rFonts w:ascii="Arial" w:eastAsia="Arial" w:hAnsi="Arial" w:cs="Arial"/>
          <w:b/>
          <w:sz w:val="20"/>
          <w:szCs w:val="20"/>
        </w:rPr>
        <w:t>SharePoint Dashboards</w:t>
      </w:r>
      <w:r w:rsidRPr="00B31EA9">
        <w:rPr>
          <w:rFonts w:ascii="Arial" w:eastAsia="Arial" w:hAnsi="Arial" w:cs="Arial"/>
          <w:sz w:val="20"/>
          <w:szCs w:val="20"/>
        </w:rPr>
        <w:t xml:space="preserve"> for business stakeholders, embedding Power BI reports to enhance accessibility.</w:t>
      </w:r>
    </w:p>
    <w:p w:rsidR="00360118" w:rsidRPr="00B31EA9" w:rsidRDefault="00B6481C" w:rsidP="00B31EA9">
      <w:pPr>
        <w:pStyle w:val="ListParagraph"/>
        <w:numPr>
          <w:ilvl w:val="0"/>
          <w:numId w:val="3"/>
        </w:numPr>
        <w:spacing w:after="280"/>
        <w:jc w:val="both"/>
        <w:rPr>
          <w:rFonts w:ascii="Arial" w:eastAsia="Arial" w:hAnsi="Arial" w:cs="Arial"/>
          <w:sz w:val="20"/>
          <w:szCs w:val="20"/>
        </w:rPr>
      </w:pPr>
      <w:r w:rsidRPr="00B31EA9">
        <w:rPr>
          <w:rFonts w:ascii="Arial" w:eastAsia="Arial" w:hAnsi="Arial" w:cs="Arial"/>
          <w:sz w:val="20"/>
          <w:szCs w:val="20"/>
        </w:rPr>
        <w:t xml:space="preserve">Worked extensively with </w:t>
      </w:r>
      <w:r w:rsidRPr="00B31EA9">
        <w:rPr>
          <w:rFonts w:ascii="Arial" w:eastAsia="Arial" w:hAnsi="Arial" w:cs="Arial"/>
          <w:b/>
          <w:sz w:val="20"/>
          <w:szCs w:val="20"/>
        </w:rPr>
        <w:t>ADF activities</w:t>
      </w:r>
      <w:r w:rsidRPr="00B31EA9">
        <w:rPr>
          <w:rFonts w:ascii="Arial" w:eastAsia="Arial" w:hAnsi="Arial" w:cs="Arial"/>
          <w:sz w:val="20"/>
          <w:szCs w:val="20"/>
        </w:rPr>
        <w:t xml:space="preserve"> and control flows such as </w:t>
      </w:r>
      <w:r w:rsidRPr="00B31EA9">
        <w:rPr>
          <w:rFonts w:ascii="Arial" w:eastAsia="Arial" w:hAnsi="Arial" w:cs="Arial"/>
          <w:b/>
          <w:sz w:val="20"/>
          <w:szCs w:val="20"/>
        </w:rPr>
        <w:t>Copy</w:t>
      </w:r>
      <w:r w:rsidRPr="00B31EA9"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 w:rsidRPr="00B31EA9">
        <w:rPr>
          <w:rFonts w:ascii="Arial" w:eastAsia="Arial" w:hAnsi="Arial" w:cs="Arial"/>
          <w:b/>
          <w:sz w:val="20"/>
          <w:szCs w:val="20"/>
        </w:rPr>
        <w:t>ForEach</w:t>
      </w:r>
      <w:proofErr w:type="spellEnd"/>
      <w:r w:rsidRPr="00B31EA9">
        <w:rPr>
          <w:rFonts w:ascii="Arial" w:eastAsia="Arial" w:hAnsi="Arial" w:cs="Arial"/>
          <w:sz w:val="20"/>
          <w:szCs w:val="20"/>
        </w:rPr>
        <w:t xml:space="preserve">, and </w:t>
      </w:r>
      <w:r w:rsidRPr="00B31EA9">
        <w:rPr>
          <w:rFonts w:ascii="Arial" w:eastAsia="Arial" w:hAnsi="Arial" w:cs="Arial"/>
          <w:b/>
          <w:sz w:val="20"/>
          <w:szCs w:val="20"/>
        </w:rPr>
        <w:t>If</w:t>
      </w:r>
      <w:r w:rsidRPr="00B31EA9">
        <w:rPr>
          <w:rFonts w:ascii="Arial" w:eastAsia="Arial" w:hAnsi="Arial" w:cs="Arial"/>
          <w:sz w:val="20"/>
          <w:szCs w:val="20"/>
        </w:rPr>
        <w:t>, often integrating Python scripts for advanced data manipulation</w:t>
      </w:r>
    </w:p>
    <w:p w:rsidR="00360118" w:rsidRDefault="00B6481C">
      <w:pPr>
        <w:pBdr>
          <w:top w:val="nil"/>
          <w:left w:val="nil"/>
          <w:bottom w:val="nil"/>
          <w:right w:val="nil"/>
          <w:between w:val="nil"/>
        </w:pBdr>
        <w:spacing w:after="28"/>
        <w:ind w:right="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Environment  </w:t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  <w:t xml:space="preserve">: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SSIS, SSAS (Tabular), Azure Data Factory, Power BI, Azure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Sql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Data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warehouse</w:t>
      </w:r>
      <w:proofErr w:type="gramStart"/>
      <w:r w:rsidR="00F40197">
        <w:rPr>
          <w:rFonts w:ascii="Arial" w:eastAsia="Arial" w:hAnsi="Arial" w:cs="Arial"/>
          <w:sz w:val="20"/>
          <w:szCs w:val="20"/>
        </w:rPr>
        <w:t>,Python,Microsoft</w:t>
      </w:r>
      <w:proofErr w:type="spellEnd"/>
      <w:proofErr w:type="gramEnd"/>
      <w:r w:rsidR="00F40197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="00F40197">
        <w:rPr>
          <w:rFonts w:ascii="Arial" w:eastAsia="Arial" w:hAnsi="Arial" w:cs="Arial"/>
          <w:sz w:val="20"/>
          <w:szCs w:val="20"/>
        </w:rPr>
        <w:t>SharePoint,SnowFlake</w:t>
      </w:r>
      <w:proofErr w:type="spellEnd"/>
      <w:r w:rsidR="00F40197">
        <w:rPr>
          <w:rFonts w:ascii="Arial" w:eastAsia="Arial" w:hAnsi="Arial" w:cs="Arial"/>
          <w:sz w:val="20"/>
          <w:szCs w:val="20"/>
        </w:rPr>
        <w:t>.</w:t>
      </w:r>
    </w:p>
    <w:p w:rsidR="00360118" w:rsidRDefault="00360118">
      <w:pPr>
        <w:pBdr>
          <w:top w:val="nil"/>
          <w:left w:val="nil"/>
          <w:bottom w:val="nil"/>
          <w:right w:val="nil"/>
          <w:between w:val="nil"/>
        </w:pBdr>
        <w:spacing w:after="28"/>
        <w:ind w:right="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:rsidR="00360118" w:rsidRDefault="00B6481C">
      <w:pPr>
        <w:spacing w:after="0"/>
        <w:jc w:val="both"/>
        <w:rPr>
          <w:rFonts w:ascii="Arial" w:eastAsia="Arial" w:hAnsi="Arial" w:cs="Arial"/>
          <w:b/>
          <w:color w:val="000000"/>
          <w:sz w:val="20"/>
          <w:szCs w:val="20"/>
          <w:u w:val="single"/>
        </w:rPr>
      </w:pPr>
      <w:proofErr w:type="spellStart"/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>Meso</w:t>
      </w:r>
      <w:proofErr w:type="spellEnd"/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 xml:space="preserve"> scale</w:t>
      </w:r>
      <w:r w:rsidR="00766017">
        <w:rPr>
          <w:rFonts w:ascii="Arial" w:eastAsia="Arial" w:hAnsi="Arial" w:cs="Arial"/>
          <w:b/>
          <w:color w:val="000000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</w:t>
      </w:r>
    </w:p>
    <w:p w:rsidR="00360118" w:rsidRDefault="00B6481C">
      <w:pPr>
        <w:spacing w:after="0"/>
        <w:jc w:val="both"/>
        <w:rPr>
          <w:rFonts w:ascii="Arial" w:eastAsia="Arial" w:hAnsi="Arial" w:cs="Arial"/>
          <w:b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 xml:space="preserve">Title: Power BI Developer                                                                                                                          </w:t>
      </w:r>
      <w:r>
        <w:rPr>
          <w:rFonts w:ascii="Arial" w:eastAsia="Arial" w:hAnsi="Arial" w:cs="Arial"/>
          <w:b/>
          <w:sz w:val="20"/>
          <w:szCs w:val="20"/>
          <w:u w:val="single"/>
        </w:rPr>
        <w:t xml:space="preserve">June </w:t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>202</w:t>
      </w:r>
      <w:r>
        <w:rPr>
          <w:rFonts w:ascii="Arial" w:eastAsia="Arial" w:hAnsi="Arial" w:cs="Arial"/>
          <w:b/>
          <w:sz w:val="20"/>
          <w:szCs w:val="20"/>
          <w:u w:val="single"/>
        </w:rPr>
        <w:t>0</w:t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>-Jan 2022</w:t>
      </w:r>
    </w:p>
    <w:p w:rsidR="00360118" w:rsidRDefault="00B6481C">
      <w:pPr>
        <w:spacing w:after="0"/>
        <w:jc w:val="both"/>
        <w:rPr>
          <w:rFonts w:ascii="Arial" w:eastAsia="Arial" w:hAnsi="Arial" w:cs="Arial"/>
          <w:b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>Roles &amp; Responsibilities:</w:t>
      </w:r>
    </w:p>
    <w:p w:rsidR="00360118" w:rsidRDefault="00360118">
      <w:pPr>
        <w:spacing w:after="0"/>
        <w:jc w:val="both"/>
        <w:rPr>
          <w:rFonts w:ascii="Arial" w:eastAsia="Arial" w:hAnsi="Arial" w:cs="Arial"/>
          <w:b/>
          <w:color w:val="000000"/>
          <w:sz w:val="20"/>
          <w:szCs w:val="20"/>
          <w:u w:val="single"/>
        </w:rPr>
      </w:pPr>
    </w:p>
    <w:p w:rsidR="00360118" w:rsidRDefault="00B648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Developed </w:t>
      </w:r>
      <w:r>
        <w:rPr>
          <w:rFonts w:ascii="Arial" w:eastAsia="Arial" w:hAnsi="Arial" w:cs="Arial"/>
          <w:b/>
          <w:sz w:val="20"/>
          <w:szCs w:val="20"/>
        </w:rPr>
        <w:t>parameterized Power BI reports</w:t>
      </w:r>
      <w:r>
        <w:rPr>
          <w:rFonts w:ascii="Arial" w:eastAsia="Arial" w:hAnsi="Arial" w:cs="Arial"/>
          <w:sz w:val="20"/>
          <w:szCs w:val="20"/>
        </w:rPr>
        <w:t xml:space="preserve"> that empowered users to apply </w:t>
      </w:r>
      <w:r>
        <w:rPr>
          <w:rFonts w:ascii="Arial" w:eastAsia="Arial" w:hAnsi="Arial" w:cs="Arial"/>
          <w:b/>
          <w:sz w:val="20"/>
          <w:szCs w:val="20"/>
        </w:rPr>
        <w:t>dynamic filters</w:t>
      </w:r>
      <w:r>
        <w:rPr>
          <w:rFonts w:ascii="Arial" w:eastAsia="Arial" w:hAnsi="Arial" w:cs="Arial"/>
          <w:sz w:val="20"/>
          <w:szCs w:val="20"/>
        </w:rPr>
        <w:t>, enabling personalized data exploration tailored to individual needs.</w:t>
      </w:r>
    </w:p>
    <w:p w:rsidR="00360118" w:rsidRDefault="00B648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Enforced </w:t>
      </w:r>
      <w:r>
        <w:rPr>
          <w:rFonts w:ascii="Arial" w:eastAsia="Arial" w:hAnsi="Arial" w:cs="Arial"/>
          <w:b/>
          <w:sz w:val="20"/>
          <w:szCs w:val="20"/>
        </w:rPr>
        <w:t>Row-Level Security (RLS)</w:t>
      </w:r>
      <w:r>
        <w:rPr>
          <w:rFonts w:ascii="Arial" w:eastAsia="Arial" w:hAnsi="Arial" w:cs="Arial"/>
          <w:sz w:val="20"/>
          <w:szCs w:val="20"/>
        </w:rPr>
        <w:t xml:space="preserve"> within </w:t>
      </w:r>
      <w:r>
        <w:rPr>
          <w:rFonts w:ascii="Arial" w:eastAsia="Arial" w:hAnsi="Arial" w:cs="Arial"/>
          <w:b/>
          <w:sz w:val="20"/>
          <w:szCs w:val="20"/>
        </w:rPr>
        <w:t>Power BI</w:t>
      </w:r>
      <w:r>
        <w:rPr>
          <w:rFonts w:ascii="Arial" w:eastAsia="Arial" w:hAnsi="Arial" w:cs="Arial"/>
          <w:sz w:val="20"/>
          <w:szCs w:val="20"/>
        </w:rPr>
        <w:t>, ensuring that data visibility was strictly governed by user roles and organizational hierarchies.</w:t>
      </w:r>
    </w:p>
    <w:p w:rsidR="00360118" w:rsidRDefault="00B648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Crafted </w:t>
      </w:r>
      <w:r>
        <w:rPr>
          <w:rFonts w:ascii="Arial" w:eastAsia="Arial" w:hAnsi="Arial" w:cs="Arial"/>
          <w:b/>
          <w:sz w:val="20"/>
          <w:szCs w:val="20"/>
        </w:rPr>
        <w:t>interactive navigation experiences</w:t>
      </w:r>
      <w:r>
        <w:rPr>
          <w:rFonts w:ascii="Arial" w:eastAsia="Arial" w:hAnsi="Arial" w:cs="Arial"/>
          <w:sz w:val="20"/>
          <w:szCs w:val="20"/>
        </w:rPr>
        <w:t xml:space="preserve"> using </w:t>
      </w:r>
      <w:r>
        <w:rPr>
          <w:rFonts w:ascii="Arial" w:eastAsia="Arial" w:hAnsi="Arial" w:cs="Arial"/>
          <w:b/>
          <w:sz w:val="20"/>
          <w:szCs w:val="20"/>
        </w:rPr>
        <w:t>Bookmarks</w:t>
      </w:r>
      <w:r>
        <w:rPr>
          <w:rFonts w:ascii="Arial" w:eastAsia="Arial" w:hAnsi="Arial" w:cs="Arial"/>
          <w:sz w:val="20"/>
          <w:szCs w:val="20"/>
        </w:rPr>
        <w:t xml:space="preserve"> and the </w:t>
      </w:r>
      <w:r>
        <w:rPr>
          <w:rFonts w:ascii="Arial" w:eastAsia="Arial" w:hAnsi="Arial" w:cs="Arial"/>
          <w:b/>
          <w:sz w:val="20"/>
          <w:szCs w:val="20"/>
        </w:rPr>
        <w:t>Selection Pane</w:t>
      </w:r>
      <w:r>
        <w:rPr>
          <w:rFonts w:ascii="Arial" w:eastAsia="Arial" w:hAnsi="Arial" w:cs="Arial"/>
          <w:sz w:val="20"/>
          <w:szCs w:val="20"/>
        </w:rPr>
        <w:t>, guiding users through complex datasets with intuitive storytelling elements.</w:t>
      </w:r>
    </w:p>
    <w:p w:rsidR="00360118" w:rsidRPr="00B31EA9" w:rsidRDefault="00B648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Applied </w:t>
      </w:r>
      <w:r>
        <w:rPr>
          <w:rFonts w:ascii="Arial" w:eastAsia="Arial" w:hAnsi="Arial" w:cs="Arial"/>
          <w:b/>
          <w:sz w:val="20"/>
          <w:szCs w:val="20"/>
        </w:rPr>
        <w:t>custom themes</w:t>
      </w:r>
      <w:r>
        <w:rPr>
          <w:rFonts w:ascii="Arial" w:eastAsia="Arial" w:hAnsi="Arial" w:cs="Arial"/>
          <w:sz w:val="20"/>
          <w:szCs w:val="20"/>
        </w:rPr>
        <w:t xml:space="preserve"> and </w:t>
      </w:r>
      <w:r>
        <w:rPr>
          <w:rFonts w:ascii="Arial" w:eastAsia="Arial" w:hAnsi="Arial" w:cs="Arial"/>
          <w:b/>
          <w:sz w:val="20"/>
          <w:szCs w:val="20"/>
        </w:rPr>
        <w:t>corporate branding</w:t>
      </w:r>
      <w:r>
        <w:rPr>
          <w:rFonts w:ascii="Arial" w:eastAsia="Arial" w:hAnsi="Arial" w:cs="Arial"/>
          <w:sz w:val="20"/>
          <w:szCs w:val="20"/>
        </w:rPr>
        <w:t xml:space="preserve"> to </w:t>
      </w:r>
      <w:r>
        <w:rPr>
          <w:rFonts w:ascii="Arial" w:eastAsia="Arial" w:hAnsi="Arial" w:cs="Arial"/>
          <w:b/>
          <w:sz w:val="20"/>
          <w:szCs w:val="20"/>
        </w:rPr>
        <w:t>Power BI dashboards</w:t>
      </w:r>
      <w:r>
        <w:rPr>
          <w:rFonts w:ascii="Arial" w:eastAsia="Arial" w:hAnsi="Arial" w:cs="Arial"/>
          <w:sz w:val="20"/>
          <w:szCs w:val="20"/>
        </w:rPr>
        <w:t>, maintaining visual consistency across reports and reinforcing organizational identity.</w:t>
      </w:r>
    </w:p>
    <w:p w:rsidR="00B31EA9" w:rsidRPr="00B31EA9" w:rsidRDefault="00B31E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31EA9">
        <w:rPr>
          <w:rFonts w:ascii="Arial" w:hAnsi="Arial" w:cs="Arial"/>
          <w:sz w:val="20"/>
          <w:szCs w:val="20"/>
        </w:rPr>
        <w:t xml:space="preserve">Supported </w:t>
      </w:r>
      <w:r w:rsidRPr="00B31EA9">
        <w:rPr>
          <w:rFonts w:ascii="Arial" w:hAnsi="Arial" w:cs="Arial"/>
          <w:b/>
          <w:sz w:val="20"/>
          <w:szCs w:val="20"/>
        </w:rPr>
        <w:t xml:space="preserve">AI/ML </w:t>
      </w:r>
      <w:r w:rsidRPr="00B31EA9">
        <w:rPr>
          <w:rFonts w:ascii="Arial" w:hAnsi="Arial" w:cs="Arial"/>
          <w:sz w:val="20"/>
          <w:szCs w:val="20"/>
        </w:rPr>
        <w:t xml:space="preserve">workflows by embedding </w:t>
      </w:r>
      <w:r w:rsidRPr="00B31EA9">
        <w:rPr>
          <w:rFonts w:ascii="Arial" w:hAnsi="Arial" w:cs="Arial"/>
          <w:b/>
          <w:sz w:val="20"/>
          <w:szCs w:val="20"/>
        </w:rPr>
        <w:t xml:space="preserve">Python scripts </w:t>
      </w:r>
      <w:r w:rsidRPr="00B31EA9">
        <w:rPr>
          <w:rFonts w:ascii="Arial" w:hAnsi="Arial" w:cs="Arial"/>
          <w:sz w:val="20"/>
          <w:szCs w:val="20"/>
        </w:rPr>
        <w:t xml:space="preserve">with </w:t>
      </w:r>
      <w:r w:rsidRPr="00B31EA9">
        <w:rPr>
          <w:rStyle w:val="Strong"/>
          <w:rFonts w:ascii="Arial" w:hAnsi="Arial" w:cs="Arial"/>
          <w:sz w:val="20"/>
          <w:szCs w:val="20"/>
        </w:rPr>
        <w:t>machine learning models</w:t>
      </w:r>
      <w:r w:rsidRPr="00B31EA9">
        <w:rPr>
          <w:rFonts w:ascii="Arial" w:hAnsi="Arial" w:cs="Arial"/>
          <w:sz w:val="20"/>
          <w:szCs w:val="20"/>
        </w:rPr>
        <w:t xml:space="preserve"> for advanced analytics.</w:t>
      </w:r>
    </w:p>
    <w:p w:rsidR="00360118" w:rsidRDefault="00B648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Leveraged </w:t>
      </w:r>
      <w:r>
        <w:rPr>
          <w:rFonts w:ascii="Arial" w:eastAsia="Arial" w:hAnsi="Arial" w:cs="Arial"/>
          <w:b/>
          <w:sz w:val="20"/>
          <w:szCs w:val="20"/>
        </w:rPr>
        <w:t>Power BI Performance Analyzer</w:t>
      </w:r>
      <w:r>
        <w:rPr>
          <w:rFonts w:ascii="Arial" w:eastAsia="Arial" w:hAnsi="Arial" w:cs="Arial"/>
          <w:sz w:val="20"/>
          <w:szCs w:val="20"/>
        </w:rPr>
        <w:t xml:space="preserve"> to pinpoint rendering inefficiencies and implement optimizations that significantly improved report responsiveness.</w:t>
      </w:r>
    </w:p>
    <w:p w:rsidR="00360118" w:rsidRDefault="00B648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Designed centralized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dataflows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within </w:t>
      </w:r>
      <w:r>
        <w:rPr>
          <w:rFonts w:ascii="Arial" w:eastAsia="Arial" w:hAnsi="Arial" w:cs="Arial"/>
          <w:b/>
          <w:sz w:val="20"/>
          <w:szCs w:val="20"/>
        </w:rPr>
        <w:t>Power BI Service</w:t>
      </w:r>
      <w:r>
        <w:rPr>
          <w:rFonts w:ascii="Arial" w:eastAsia="Arial" w:hAnsi="Arial" w:cs="Arial"/>
          <w:sz w:val="20"/>
          <w:szCs w:val="20"/>
        </w:rPr>
        <w:t>, allowing reusable ETL logic to be shared across multiple reporting assets and reducing duplication.</w:t>
      </w:r>
    </w:p>
    <w:p w:rsidR="00360118" w:rsidRDefault="00B648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Engineered </w:t>
      </w:r>
      <w:r>
        <w:rPr>
          <w:rFonts w:ascii="Arial" w:eastAsia="Arial" w:hAnsi="Arial" w:cs="Arial"/>
          <w:b/>
          <w:sz w:val="20"/>
          <w:szCs w:val="20"/>
        </w:rPr>
        <w:t>calculated columns</w:t>
      </w:r>
      <w:r>
        <w:rPr>
          <w:rFonts w:ascii="Arial" w:eastAsia="Arial" w:hAnsi="Arial" w:cs="Arial"/>
          <w:sz w:val="20"/>
          <w:szCs w:val="20"/>
        </w:rPr>
        <w:t xml:space="preserve"> and </w:t>
      </w:r>
      <w:r>
        <w:rPr>
          <w:rFonts w:ascii="Arial" w:eastAsia="Arial" w:hAnsi="Arial" w:cs="Arial"/>
          <w:b/>
          <w:sz w:val="20"/>
          <w:szCs w:val="20"/>
        </w:rPr>
        <w:t>DAX measures</w:t>
      </w:r>
      <w:r>
        <w:rPr>
          <w:rFonts w:ascii="Arial" w:eastAsia="Arial" w:hAnsi="Arial" w:cs="Arial"/>
          <w:sz w:val="20"/>
          <w:szCs w:val="20"/>
        </w:rPr>
        <w:t xml:space="preserve"> to support intricate </w:t>
      </w:r>
      <w:r>
        <w:rPr>
          <w:rFonts w:ascii="Arial" w:eastAsia="Arial" w:hAnsi="Arial" w:cs="Arial"/>
          <w:b/>
          <w:sz w:val="20"/>
          <w:szCs w:val="20"/>
        </w:rPr>
        <w:t>business logic</w:t>
      </w:r>
      <w:r>
        <w:rPr>
          <w:rFonts w:ascii="Arial" w:eastAsia="Arial" w:hAnsi="Arial" w:cs="Arial"/>
          <w:sz w:val="20"/>
          <w:szCs w:val="20"/>
        </w:rPr>
        <w:t>, enabling dynamic computations and deeper analytical insights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360118" w:rsidRDefault="00B648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Constructed </w:t>
      </w:r>
      <w:r>
        <w:rPr>
          <w:rFonts w:ascii="Arial" w:eastAsia="Arial" w:hAnsi="Arial" w:cs="Arial"/>
          <w:b/>
          <w:sz w:val="20"/>
          <w:szCs w:val="20"/>
        </w:rPr>
        <w:t>drill-through pages</w:t>
      </w:r>
      <w:r>
        <w:rPr>
          <w:rFonts w:ascii="Arial" w:eastAsia="Arial" w:hAnsi="Arial" w:cs="Arial"/>
          <w:sz w:val="20"/>
          <w:szCs w:val="20"/>
        </w:rPr>
        <w:t xml:space="preserve"> and </w:t>
      </w:r>
      <w:r>
        <w:rPr>
          <w:rFonts w:ascii="Arial" w:eastAsia="Arial" w:hAnsi="Arial" w:cs="Arial"/>
          <w:b/>
          <w:sz w:val="20"/>
          <w:szCs w:val="20"/>
        </w:rPr>
        <w:t>custom tooltips</w:t>
      </w:r>
      <w:r>
        <w:rPr>
          <w:rFonts w:ascii="Arial" w:eastAsia="Arial" w:hAnsi="Arial" w:cs="Arial"/>
          <w:sz w:val="20"/>
          <w:szCs w:val="20"/>
        </w:rPr>
        <w:t xml:space="preserve"> that enriched user interaction, offering layered context and seamless navigation through data hierarchies.</w:t>
      </w:r>
    </w:p>
    <w:p w:rsidR="00360118" w:rsidRDefault="00B648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Administered </w:t>
      </w:r>
      <w:r>
        <w:rPr>
          <w:rFonts w:ascii="Arial" w:eastAsia="Arial" w:hAnsi="Arial" w:cs="Arial"/>
          <w:b/>
          <w:sz w:val="20"/>
          <w:szCs w:val="20"/>
        </w:rPr>
        <w:t>workspace permissions</w:t>
      </w:r>
      <w:r>
        <w:rPr>
          <w:rFonts w:ascii="Arial" w:eastAsia="Arial" w:hAnsi="Arial" w:cs="Arial"/>
          <w:sz w:val="20"/>
          <w:szCs w:val="20"/>
        </w:rPr>
        <w:t xml:space="preserve"> in </w:t>
      </w:r>
      <w:r>
        <w:rPr>
          <w:rFonts w:ascii="Arial" w:eastAsia="Arial" w:hAnsi="Arial" w:cs="Arial"/>
          <w:b/>
          <w:sz w:val="20"/>
          <w:szCs w:val="20"/>
        </w:rPr>
        <w:t>Power BI</w:t>
      </w:r>
      <w:r>
        <w:rPr>
          <w:rFonts w:ascii="Arial" w:eastAsia="Arial" w:hAnsi="Arial" w:cs="Arial"/>
          <w:sz w:val="20"/>
          <w:szCs w:val="20"/>
        </w:rPr>
        <w:t>, establishing secure access protocols and ensuring that users interacted only with relevant content.</w:t>
      </w:r>
    </w:p>
    <w:p w:rsidR="00360118" w:rsidRDefault="00B648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Organized and published </w:t>
      </w:r>
      <w:r>
        <w:rPr>
          <w:rFonts w:ascii="Arial" w:eastAsia="Arial" w:hAnsi="Arial" w:cs="Arial"/>
          <w:b/>
          <w:sz w:val="20"/>
          <w:szCs w:val="20"/>
        </w:rPr>
        <w:t>Power BI Apps</w:t>
      </w:r>
      <w:r>
        <w:rPr>
          <w:rFonts w:ascii="Arial" w:eastAsia="Arial" w:hAnsi="Arial" w:cs="Arial"/>
          <w:sz w:val="20"/>
          <w:szCs w:val="20"/>
        </w:rPr>
        <w:t xml:space="preserve"> to streamline dashboard distribution, grouping related reports for departmental or functional consumption.</w:t>
      </w:r>
    </w:p>
    <w:p w:rsidR="00360118" w:rsidRDefault="00B648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Scheduled </w:t>
      </w:r>
      <w:r>
        <w:rPr>
          <w:rFonts w:ascii="Arial" w:eastAsia="Arial" w:hAnsi="Arial" w:cs="Arial"/>
          <w:b/>
          <w:sz w:val="20"/>
          <w:szCs w:val="20"/>
        </w:rPr>
        <w:t>automated data refreshes</w:t>
      </w:r>
      <w:r>
        <w:rPr>
          <w:rFonts w:ascii="Arial" w:eastAsia="Arial" w:hAnsi="Arial" w:cs="Arial"/>
          <w:sz w:val="20"/>
          <w:szCs w:val="20"/>
        </w:rPr>
        <w:t xml:space="preserve"> in </w:t>
      </w:r>
      <w:r>
        <w:rPr>
          <w:rFonts w:ascii="Arial" w:eastAsia="Arial" w:hAnsi="Arial" w:cs="Arial"/>
          <w:b/>
          <w:sz w:val="20"/>
          <w:szCs w:val="20"/>
        </w:rPr>
        <w:t>Power BI Service</w:t>
      </w:r>
      <w:r>
        <w:rPr>
          <w:rFonts w:ascii="Arial" w:eastAsia="Arial" w:hAnsi="Arial" w:cs="Arial"/>
          <w:sz w:val="20"/>
          <w:szCs w:val="20"/>
        </w:rPr>
        <w:t>, proactively monitoring failures and implementing recovery strategies to uphold data reliability.</w:t>
      </w:r>
    </w:p>
    <w:p w:rsidR="00360118" w:rsidRDefault="00B648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Integrated </w:t>
      </w:r>
      <w:r>
        <w:rPr>
          <w:rFonts w:ascii="Arial" w:eastAsia="Arial" w:hAnsi="Arial" w:cs="Arial"/>
          <w:b/>
          <w:sz w:val="20"/>
          <w:szCs w:val="20"/>
        </w:rPr>
        <w:t>Azure SQL Database</w:t>
      </w:r>
      <w:r>
        <w:rPr>
          <w:rFonts w:ascii="Arial" w:eastAsia="Arial" w:hAnsi="Arial" w:cs="Arial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sz w:val="20"/>
          <w:szCs w:val="20"/>
        </w:rPr>
        <w:t>Azure Data Lake</w:t>
      </w:r>
      <w:r>
        <w:rPr>
          <w:rFonts w:ascii="Arial" w:eastAsia="Arial" w:hAnsi="Arial" w:cs="Arial"/>
          <w:sz w:val="20"/>
          <w:szCs w:val="20"/>
        </w:rPr>
        <w:t xml:space="preserve">, and </w:t>
      </w:r>
      <w:r>
        <w:rPr>
          <w:rFonts w:ascii="Arial" w:eastAsia="Arial" w:hAnsi="Arial" w:cs="Arial"/>
          <w:b/>
          <w:sz w:val="20"/>
          <w:szCs w:val="20"/>
        </w:rPr>
        <w:t>REST APIs</w:t>
      </w:r>
      <w:r>
        <w:rPr>
          <w:rFonts w:ascii="Arial" w:eastAsia="Arial" w:hAnsi="Arial" w:cs="Arial"/>
          <w:sz w:val="20"/>
          <w:szCs w:val="20"/>
        </w:rPr>
        <w:t xml:space="preserve"> with </w:t>
      </w:r>
      <w:r>
        <w:rPr>
          <w:rFonts w:ascii="Arial" w:eastAsia="Arial" w:hAnsi="Arial" w:cs="Arial"/>
          <w:b/>
          <w:sz w:val="20"/>
          <w:szCs w:val="20"/>
        </w:rPr>
        <w:t>Power BI</w:t>
      </w:r>
      <w:r>
        <w:rPr>
          <w:rFonts w:ascii="Arial" w:eastAsia="Arial" w:hAnsi="Arial" w:cs="Arial"/>
          <w:sz w:val="20"/>
          <w:szCs w:val="20"/>
        </w:rPr>
        <w:t>, enabling real-time reporting from both structured and semi-structured sources.</w:t>
      </w:r>
    </w:p>
    <w:p w:rsidR="00B31EA9" w:rsidRDefault="00B6481C" w:rsidP="00B31E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Enabled secure connectivity to </w:t>
      </w:r>
      <w:r>
        <w:rPr>
          <w:rFonts w:ascii="Arial" w:eastAsia="Arial" w:hAnsi="Arial" w:cs="Arial"/>
          <w:b/>
          <w:sz w:val="20"/>
          <w:szCs w:val="20"/>
        </w:rPr>
        <w:t>on-premises data</w:t>
      </w:r>
      <w:r>
        <w:rPr>
          <w:rFonts w:ascii="Arial" w:eastAsia="Arial" w:hAnsi="Arial" w:cs="Arial"/>
          <w:sz w:val="20"/>
          <w:szCs w:val="20"/>
        </w:rPr>
        <w:t xml:space="preserve"> using </w:t>
      </w:r>
      <w:r>
        <w:rPr>
          <w:rFonts w:ascii="Arial" w:eastAsia="Arial" w:hAnsi="Arial" w:cs="Arial"/>
          <w:b/>
          <w:sz w:val="20"/>
          <w:szCs w:val="20"/>
        </w:rPr>
        <w:t>Power BI Gateway</w:t>
      </w:r>
      <w:r>
        <w:rPr>
          <w:rFonts w:ascii="Arial" w:eastAsia="Arial" w:hAnsi="Arial" w:cs="Arial"/>
          <w:sz w:val="20"/>
          <w:szCs w:val="20"/>
        </w:rPr>
        <w:t>, facilitating hybrid reporting environments without compromising data protection.</w:t>
      </w:r>
    </w:p>
    <w:p w:rsidR="00B31EA9" w:rsidRPr="00B31EA9" w:rsidRDefault="00B31EA9" w:rsidP="00B31E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31EA9">
        <w:rPr>
          <w:rFonts w:ascii="Arial" w:eastAsia="Times New Roman" w:hAnsi="Arial" w:cs="Arial"/>
          <w:sz w:val="20"/>
          <w:szCs w:val="20"/>
          <w:lang w:val="en-US"/>
        </w:rPr>
        <w:t xml:space="preserve">Designed </w:t>
      </w:r>
      <w:r w:rsidRPr="00B31EA9">
        <w:rPr>
          <w:rFonts w:ascii="Arial" w:eastAsia="Times New Roman" w:hAnsi="Arial" w:cs="Arial"/>
          <w:b/>
          <w:bCs/>
          <w:sz w:val="20"/>
          <w:szCs w:val="20"/>
          <w:lang w:val="en-US"/>
        </w:rPr>
        <w:t>ETL frameworks</w:t>
      </w:r>
      <w:r w:rsidRPr="00B31EA9">
        <w:rPr>
          <w:rFonts w:ascii="Arial" w:eastAsia="Times New Roman" w:hAnsi="Arial" w:cs="Arial"/>
          <w:sz w:val="20"/>
          <w:szCs w:val="20"/>
          <w:lang w:val="en-US"/>
        </w:rPr>
        <w:t xml:space="preserve"> in SSIS and Python for data cleaning, transformation, and enrichment.</w:t>
      </w:r>
    </w:p>
    <w:p w:rsidR="00360118" w:rsidRDefault="00B648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Developed </w:t>
      </w:r>
      <w:r>
        <w:rPr>
          <w:rFonts w:ascii="Arial" w:eastAsia="Arial" w:hAnsi="Arial" w:cs="Arial"/>
          <w:b/>
          <w:sz w:val="20"/>
          <w:szCs w:val="20"/>
        </w:rPr>
        <w:t>SSIS packages</w:t>
      </w:r>
      <w:r>
        <w:rPr>
          <w:rFonts w:ascii="Arial" w:eastAsia="Arial" w:hAnsi="Arial" w:cs="Arial"/>
          <w:sz w:val="20"/>
          <w:szCs w:val="20"/>
        </w:rPr>
        <w:t xml:space="preserve"> to perform </w:t>
      </w:r>
      <w:r>
        <w:rPr>
          <w:rFonts w:ascii="Arial" w:eastAsia="Arial" w:hAnsi="Arial" w:cs="Arial"/>
          <w:b/>
          <w:sz w:val="20"/>
          <w:szCs w:val="20"/>
        </w:rPr>
        <w:t>ETL operations</w:t>
      </w:r>
      <w:r>
        <w:rPr>
          <w:rFonts w:ascii="Arial" w:eastAsia="Arial" w:hAnsi="Arial" w:cs="Arial"/>
          <w:sz w:val="20"/>
          <w:szCs w:val="20"/>
        </w:rPr>
        <w:t xml:space="preserve"> into </w:t>
      </w:r>
      <w:r>
        <w:rPr>
          <w:rFonts w:ascii="Arial" w:eastAsia="Arial" w:hAnsi="Arial" w:cs="Arial"/>
          <w:b/>
          <w:sz w:val="20"/>
          <w:szCs w:val="20"/>
        </w:rPr>
        <w:t>SQL Server</w:t>
      </w:r>
      <w:r>
        <w:rPr>
          <w:rFonts w:ascii="Arial" w:eastAsia="Arial" w:hAnsi="Arial" w:cs="Arial"/>
          <w:sz w:val="20"/>
          <w:szCs w:val="20"/>
        </w:rPr>
        <w:t>, ensuring that Power BI received clean, structured, and timely data for analysis.</w:t>
      </w:r>
    </w:p>
    <w:p w:rsidR="00360118" w:rsidRDefault="00B648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 xml:space="preserve">Implemented robust </w:t>
      </w:r>
      <w:r>
        <w:rPr>
          <w:rFonts w:ascii="Arial" w:eastAsia="Arial" w:hAnsi="Arial" w:cs="Arial"/>
          <w:b/>
          <w:sz w:val="20"/>
          <w:szCs w:val="20"/>
        </w:rPr>
        <w:t>error-handling mechanisms</w:t>
      </w:r>
      <w:r>
        <w:rPr>
          <w:rFonts w:ascii="Arial" w:eastAsia="Arial" w:hAnsi="Arial" w:cs="Arial"/>
          <w:sz w:val="20"/>
          <w:szCs w:val="20"/>
        </w:rPr>
        <w:t xml:space="preserve"> in </w:t>
      </w:r>
      <w:r>
        <w:rPr>
          <w:rFonts w:ascii="Arial" w:eastAsia="Arial" w:hAnsi="Arial" w:cs="Arial"/>
          <w:b/>
          <w:sz w:val="20"/>
          <w:szCs w:val="20"/>
        </w:rPr>
        <w:t>SSIS</w:t>
      </w:r>
      <w:r>
        <w:rPr>
          <w:rFonts w:ascii="Arial" w:eastAsia="Arial" w:hAnsi="Arial" w:cs="Arial"/>
          <w:sz w:val="20"/>
          <w:szCs w:val="20"/>
        </w:rPr>
        <w:t xml:space="preserve"> using </w:t>
      </w:r>
      <w:r>
        <w:rPr>
          <w:rFonts w:ascii="Arial" w:eastAsia="Arial" w:hAnsi="Arial" w:cs="Arial"/>
          <w:b/>
          <w:sz w:val="20"/>
          <w:szCs w:val="20"/>
        </w:rPr>
        <w:t>event handlers</w:t>
      </w:r>
      <w:r>
        <w:rPr>
          <w:rFonts w:ascii="Arial" w:eastAsia="Arial" w:hAnsi="Arial" w:cs="Arial"/>
          <w:sz w:val="20"/>
          <w:szCs w:val="20"/>
        </w:rPr>
        <w:t xml:space="preserve"> and </w:t>
      </w:r>
      <w:r>
        <w:rPr>
          <w:rFonts w:ascii="Arial" w:eastAsia="Arial" w:hAnsi="Arial" w:cs="Arial"/>
          <w:b/>
          <w:sz w:val="20"/>
          <w:szCs w:val="20"/>
        </w:rPr>
        <w:t>logging</w:t>
      </w:r>
      <w:r>
        <w:rPr>
          <w:rFonts w:ascii="Arial" w:eastAsia="Arial" w:hAnsi="Arial" w:cs="Arial"/>
          <w:sz w:val="20"/>
          <w:szCs w:val="20"/>
        </w:rPr>
        <w:t>, enhancing fault tolerance and simplifying diagnostics</w:t>
      </w:r>
    </w:p>
    <w:p w:rsidR="00360118" w:rsidRDefault="00B648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Authored detailed </w:t>
      </w:r>
      <w:r>
        <w:rPr>
          <w:rFonts w:ascii="Arial" w:eastAsia="Arial" w:hAnsi="Arial" w:cs="Arial"/>
          <w:b/>
          <w:sz w:val="20"/>
          <w:szCs w:val="20"/>
        </w:rPr>
        <w:t>deployment documentation</w:t>
      </w:r>
      <w:r>
        <w:rPr>
          <w:rFonts w:ascii="Arial" w:eastAsia="Arial" w:hAnsi="Arial" w:cs="Arial"/>
          <w:sz w:val="20"/>
          <w:szCs w:val="20"/>
        </w:rPr>
        <w:t xml:space="preserve"> and </w:t>
      </w:r>
      <w:r>
        <w:rPr>
          <w:rFonts w:ascii="Arial" w:eastAsia="Arial" w:hAnsi="Arial" w:cs="Arial"/>
          <w:b/>
          <w:sz w:val="20"/>
          <w:szCs w:val="20"/>
        </w:rPr>
        <w:t>technical manuals</w:t>
      </w:r>
      <w:r>
        <w:rPr>
          <w:rFonts w:ascii="Arial" w:eastAsia="Arial" w:hAnsi="Arial" w:cs="Arial"/>
          <w:sz w:val="20"/>
          <w:szCs w:val="20"/>
        </w:rPr>
        <w:t xml:space="preserve"> for both </w:t>
      </w:r>
      <w:r>
        <w:rPr>
          <w:rFonts w:ascii="Arial" w:eastAsia="Arial" w:hAnsi="Arial" w:cs="Arial"/>
          <w:b/>
          <w:sz w:val="20"/>
          <w:szCs w:val="20"/>
        </w:rPr>
        <w:t>Power BI</w:t>
      </w:r>
      <w:r>
        <w:rPr>
          <w:rFonts w:ascii="Arial" w:eastAsia="Arial" w:hAnsi="Arial" w:cs="Arial"/>
          <w:sz w:val="20"/>
          <w:szCs w:val="20"/>
        </w:rPr>
        <w:t xml:space="preserve"> and </w:t>
      </w:r>
      <w:r>
        <w:rPr>
          <w:rFonts w:ascii="Arial" w:eastAsia="Arial" w:hAnsi="Arial" w:cs="Arial"/>
          <w:b/>
          <w:sz w:val="20"/>
          <w:szCs w:val="20"/>
        </w:rPr>
        <w:t>SSIS</w:t>
      </w:r>
      <w:r>
        <w:rPr>
          <w:rFonts w:ascii="Arial" w:eastAsia="Arial" w:hAnsi="Arial" w:cs="Arial"/>
          <w:sz w:val="20"/>
          <w:szCs w:val="20"/>
        </w:rPr>
        <w:t>, supporting seamless implementation and long-term maintainability.</w:t>
      </w:r>
    </w:p>
    <w:p w:rsidR="00360118" w:rsidRDefault="00B648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Collaborated with business stakeholders to capture </w:t>
      </w:r>
      <w:r>
        <w:rPr>
          <w:rFonts w:ascii="Arial" w:eastAsia="Arial" w:hAnsi="Arial" w:cs="Arial"/>
          <w:b/>
          <w:sz w:val="20"/>
          <w:szCs w:val="20"/>
        </w:rPr>
        <w:t>reporting requirements</w:t>
      </w:r>
      <w:r>
        <w:rPr>
          <w:rFonts w:ascii="Arial" w:eastAsia="Arial" w:hAnsi="Arial" w:cs="Arial"/>
          <w:sz w:val="20"/>
          <w:szCs w:val="20"/>
        </w:rPr>
        <w:t xml:space="preserve">, translating strategic objectives into actionable </w:t>
      </w:r>
      <w:r>
        <w:rPr>
          <w:rFonts w:ascii="Arial" w:eastAsia="Arial" w:hAnsi="Arial" w:cs="Arial"/>
          <w:b/>
          <w:sz w:val="20"/>
          <w:szCs w:val="20"/>
        </w:rPr>
        <w:t>BI deliverables</w:t>
      </w:r>
      <w:r>
        <w:rPr>
          <w:rFonts w:ascii="Arial" w:eastAsia="Arial" w:hAnsi="Arial" w:cs="Arial"/>
          <w:sz w:val="20"/>
          <w:szCs w:val="20"/>
        </w:rPr>
        <w:t>.</w:t>
      </w:r>
    </w:p>
    <w:p w:rsidR="00360118" w:rsidRDefault="00B648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Integrated </w:t>
      </w:r>
      <w:r>
        <w:rPr>
          <w:rFonts w:ascii="Arial" w:eastAsia="Arial" w:hAnsi="Arial" w:cs="Arial"/>
          <w:b/>
          <w:sz w:val="20"/>
          <w:szCs w:val="20"/>
        </w:rPr>
        <w:t>SharePoint Lists</w:t>
      </w:r>
      <w:r>
        <w:rPr>
          <w:rFonts w:ascii="Arial" w:eastAsia="Arial" w:hAnsi="Arial" w:cs="Arial"/>
          <w:sz w:val="20"/>
          <w:szCs w:val="20"/>
        </w:rPr>
        <w:t xml:space="preserve"> and </w:t>
      </w:r>
      <w:r>
        <w:rPr>
          <w:rFonts w:ascii="Arial" w:eastAsia="Arial" w:hAnsi="Arial" w:cs="Arial"/>
          <w:b/>
          <w:sz w:val="20"/>
          <w:szCs w:val="20"/>
        </w:rPr>
        <w:t>Document Libraries</w:t>
      </w:r>
      <w:r>
        <w:rPr>
          <w:rFonts w:ascii="Arial" w:eastAsia="Arial" w:hAnsi="Arial" w:cs="Arial"/>
          <w:sz w:val="20"/>
          <w:szCs w:val="20"/>
        </w:rPr>
        <w:t xml:space="preserve"> as </w:t>
      </w:r>
      <w:r>
        <w:rPr>
          <w:rFonts w:ascii="Arial" w:eastAsia="Arial" w:hAnsi="Arial" w:cs="Arial"/>
          <w:b/>
          <w:sz w:val="20"/>
          <w:szCs w:val="20"/>
        </w:rPr>
        <w:t>data sources</w:t>
      </w:r>
      <w:r>
        <w:rPr>
          <w:rFonts w:ascii="Arial" w:eastAsia="Arial" w:hAnsi="Arial" w:cs="Arial"/>
          <w:sz w:val="20"/>
          <w:szCs w:val="20"/>
        </w:rPr>
        <w:t xml:space="preserve"> in </w:t>
      </w:r>
      <w:r>
        <w:rPr>
          <w:rFonts w:ascii="Arial" w:eastAsia="Arial" w:hAnsi="Arial" w:cs="Arial"/>
          <w:b/>
          <w:sz w:val="20"/>
          <w:szCs w:val="20"/>
        </w:rPr>
        <w:t>Power BI</w:t>
      </w:r>
      <w:r>
        <w:rPr>
          <w:rFonts w:ascii="Arial" w:eastAsia="Arial" w:hAnsi="Arial" w:cs="Arial"/>
          <w:sz w:val="20"/>
          <w:szCs w:val="20"/>
        </w:rPr>
        <w:t xml:space="preserve"> for </w:t>
      </w:r>
      <w:r>
        <w:rPr>
          <w:rFonts w:ascii="Arial" w:eastAsia="Arial" w:hAnsi="Arial" w:cs="Arial"/>
          <w:b/>
          <w:sz w:val="20"/>
          <w:szCs w:val="20"/>
        </w:rPr>
        <w:t>real-time reporting</w:t>
      </w:r>
      <w:r>
        <w:rPr>
          <w:rFonts w:ascii="Arial" w:eastAsia="Arial" w:hAnsi="Arial" w:cs="Arial"/>
          <w:sz w:val="20"/>
          <w:szCs w:val="20"/>
        </w:rPr>
        <w:t xml:space="preserve"> and </w:t>
      </w:r>
      <w:r>
        <w:rPr>
          <w:rFonts w:ascii="Arial" w:eastAsia="Arial" w:hAnsi="Arial" w:cs="Arial"/>
          <w:b/>
          <w:sz w:val="20"/>
          <w:szCs w:val="20"/>
        </w:rPr>
        <w:t>analytics</w:t>
      </w:r>
      <w:r>
        <w:rPr>
          <w:rFonts w:ascii="Arial" w:eastAsia="Arial" w:hAnsi="Arial" w:cs="Arial"/>
          <w:sz w:val="20"/>
          <w:szCs w:val="20"/>
        </w:rPr>
        <w:t>.</w:t>
      </w:r>
    </w:p>
    <w:p w:rsidR="00360118" w:rsidRDefault="00B648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Published and shared </w:t>
      </w:r>
      <w:r>
        <w:rPr>
          <w:rFonts w:ascii="Arial" w:eastAsia="Arial" w:hAnsi="Arial" w:cs="Arial"/>
          <w:b/>
          <w:sz w:val="20"/>
          <w:szCs w:val="20"/>
        </w:rPr>
        <w:t>Power BI dashboards</w:t>
      </w:r>
      <w:r>
        <w:rPr>
          <w:rFonts w:ascii="Arial" w:eastAsia="Arial" w:hAnsi="Arial" w:cs="Arial"/>
          <w:sz w:val="20"/>
          <w:szCs w:val="20"/>
        </w:rPr>
        <w:t xml:space="preserve"> securely through </w:t>
      </w:r>
      <w:r>
        <w:rPr>
          <w:rFonts w:ascii="Arial" w:eastAsia="Arial" w:hAnsi="Arial" w:cs="Arial"/>
          <w:b/>
          <w:sz w:val="20"/>
          <w:szCs w:val="20"/>
        </w:rPr>
        <w:t>SharePoint Online</w:t>
      </w:r>
      <w:r>
        <w:rPr>
          <w:rFonts w:ascii="Arial" w:eastAsia="Arial" w:hAnsi="Arial" w:cs="Arial"/>
          <w:sz w:val="20"/>
          <w:szCs w:val="20"/>
        </w:rPr>
        <w:t xml:space="preserve">, enabling </w:t>
      </w:r>
      <w:r>
        <w:rPr>
          <w:rFonts w:ascii="Arial" w:eastAsia="Arial" w:hAnsi="Arial" w:cs="Arial"/>
          <w:b/>
          <w:sz w:val="20"/>
          <w:szCs w:val="20"/>
        </w:rPr>
        <w:t>collaboration</w:t>
      </w:r>
      <w:r>
        <w:rPr>
          <w:rFonts w:ascii="Arial" w:eastAsia="Arial" w:hAnsi="Arial" w:cs="Arial"/>
          <w:sz w:val="20"/>
          <w:szCs w:val="20"/>
        </w:rPr>
        <w:t xml:space="preserve"> across business teams.</w:t>
      </w:r>
    </w:p>
    <w:p w:rsidR="00360118" w:rsidRDefault="00B648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Automated </w:t>
      </w:r>
      <w:r>
        <w:rPr>
          <w:rFonts w:ascii="Arial" w:eastAsia="Arial" w:hAnsi="Arial" w:cs="Arial"/>
          <w:b/>
          <w:sz w:val="20"/>
          <w:szCs w:val="20"/>
        </w:rPr>
        <w:t>refresh schedules</w:t>
      </w:r>
      <w:r>
        <w:rPr>
          <w:rFonts w:ascii="Arial" w:eastAsia="Arial" w:hAnsi="Arial" w:cs="Arial"/>
          <w:sz w:val="20"/>
          <w:szCs w:val="20"/>
        </w:rPr>
        <w:t xml:space="preserve"> and </w:t>
      </w:r>
      <w:r>
        <w:rPr>
          <w:rFonts w:ascii="Arial" w:eastAsia="Arial" w:hAnsi="Arial" w:cs="Arial"/>
          <w:b/>
          <w:sz w:val="20"/>
          <w:szCs w:val="20"/>
        </w:rPr>
        <w:t>permissions</w:t>
      </w:r>
      <w:r>
        <w:rPr>
          <w:rFonts w:ascii="Arial" w:eastAsia="Arial" w:hAnsi="Arial" w:cs="Arial"/>
          <w:sz w:val="20"/>
          <w:szCs w:val="20"/>
        </w:rPr>
        <w:t xml:space="preserve"> by embedding </w:t>
      </w:r>
      <w:r>
        <w:rPr>
          <w:rFonts w:ascii="Arial" w:eastAsia="Arial" w:hAnsi="Arial" w:cs="Arial"/>
          <w:b/>
          <w:sz w:val="20"/>
          <w:szCs w:val="20"/>
        </w:rPr>
        <w:t>Power BI dashboards</w:t>
      </w:r>
      <w:r>
        <w:rPr>
          <w:rFonts w:ascii="Arial" w:eastAsia="Arial" w:hAnsi="Arial" w:cs="Arial"/>
          <w:sz w:val="20"/>
          <w:szCs w:val="20"/>
        </w:rPr>
        <w:t xml:space="preserve"> into </w:t>
      </w:r>
      <w:r>
        <w:rPr>
          <w:rFonts w:ascii="Arial" w:eastAsia="Arial" w:hAnsi="Arial" w:cs="Arial"/>
          <w:b/>
          <w:sz w:val="20"/>
          <w:szCs w:val="20"/>
        </w:rPr>
        <w:t>SharePoint Sites</w:t>
      </w:r>
      <w:r>
        <w:rPr>
          <w:rFonts w:ascii="Arial" w:eastAsia="Arial" w:hAnsi="Arial" w:cs="Arial"/>
          <w:sz w:val="20"/>
          <w:szCs w:val="20"/>
        </w:rPr>
        <w:t>.</w:t>
      </w:r>
    </w:p>
    <w:p w:rsidR="00B31EA9" w:rsidRPr="00B31EA9" w:rsidRDefault="00B31E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 w:rsidRPr="00B31EA9">
        <w:rPr>
          <w:rFonts w:ascii="Arial" w:hAnsi="Arial" w:cs="Arial"/>
          <w:sz w:val="20"/>
          <w:szCs w:val="20"/>
        </w:rPr>
        <w:t xml:space="preserve">Collaborated with teams in </w:t>
      </w:r>
      <w:proofErr w:type="gramStart"/>
      <w:r w:rsidRPr="00B31EA9">
        <w:rPr>
          <w:rStyle w:val="Strong"/>
          <w:rFonts w:ascii="Arial" w:hAnsi="Arial" w:cs="Arial"/>
          <w:sz w:val="20"/>
          <w:szCs w:val="20"/>
        </w:rPr>
        <w:t>Agile</w:t>
      </w:r>
      <w:proofErr w:type="gramEnd"/>
      <w:r w:rsidRPr="00B31EA9">
        <w:rPr>
          <w:rStyle w:val="Strong"/>
          <w:rFonts w:ascii="Arial" w:hAnsi="Arial" w:cs="Arial"/>
          <w:sz w:val="20"/>
          <w:szCs w:val="20"/>
        </w:rPr>
        <w:t xml:space="preserve"> software development environments</w:t>
      </w:r>
      <w:r w:rsidRPr="00B31EA9">
        <w:rPr>
          <w:rFonts w:ascii="Arial" w:hAnsi="Arial" w:cs="Arial"/>
          <w:sz w:val="20"/>
          <w:szCs w:val="20"/>
        </w:rPr>
        <w:t>, ensuring timely delivery of data solutions.</w:t>
      </w:r>
    </w:p>
    <w:p w:rsidR="00360118" w:rsidRDefault="00360118">
      <w:p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720"/>
        <w:jc w:val="both"/>
        <w:rPr>
          <w:rFonts w:ascii="Arial" w:eastAsia="Arial" w:hAnsi="Arial" w:cs="Arial"/>
          <w:sz w:val="20"/>
          <w:szCs w:val="20"/>
        </w:rPr>
      </w:pPr>
    </w:p>
    <w:p w:rsidR="00360118" w:rsidRDefault="00360118">
      <w:p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72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360118" w:rsidRDefault="00B6481C">
      <w:p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Environment  </w:t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  <w:t xml:space="preserve">: 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Power BI, Power BI Report Builder, DAX Studio, SSIS, SQL Server,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ZappySys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Python, Azure SQL Database, Azure Data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Factory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,Microsoft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SharePoint </w:t>
      </w:r>
    </w:p>
    <w:p w:rsidR="00360118" w:rsidRDefault="00360118">
      <w:p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p w:rsidR="00360118" w:rsidRDefault="00B6481C">
      <w:pPr>
        <w:spacing w:after="0"/>
        <w:jc w:val="both"/>
        <w:rPr>
          <w:rFonts w:ascii="Arial" w:eastAsia="Arial" w:hAnsi="Arial" w:cs="Arial"/>
          <w:b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 xml:space="preserve">Becton Dickinson                                                                                                                                      </w:t>
      </w:r>
      <w:r w:rsidR="00766017">
        <w:rPr>
          <w:rFonts w:ascii="Arial" w:eastAsia="Arial" w:hAnsi="Arial" w:cs="Arial"/>
          <w:b/>
          <w:color w:val="000000"/>
          <w:sz w:val="20"/>
          <w:szCs w:val="20"/>
          <w:u w:val="single"/>
        </w:rPr>
        <w:t xml:space="preserve">                 </w:t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 xml:space="preserve"> </w:t>
      </w:r>
    </w:p>
    <w:p w:rsidR="00360118" w:rsidRDefault="00B6481C">
      <w:pPr>
        <w:spacing w:after="0"/>
        <w:jc w:val="both"/>
        <w:rPr>
          <w:rFonts w:ascii="Arial" w:eastAsia="Arial" w:hAnsi="Arial" w:cs="Arial"/>
          <w:b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>Title:</w:t>
      </w:r>
      <w:r>
        <w:rPr>
          <w:rFonts w:ascii="Arial" w:eastAsia="Arial" w:hAnsi="Arial" w:cs="Arial"/>
          <w:b/>
          <w:sz w:val="20"/>
          <w:szCs w:val="20"/>
          <w:u w:val="single"/>
        </w:rPr>
        <w:t xml:space="preserve"> Application Support Engineer</w:t>
      </w:r>
      <w:r w:rsidR="00766017">
        <w:rPr>
          <w:rFonts w:ascii="Arial" w:eastAsia="Arial" w:hAnsi="Arial" w:cs="Arial"/>
          <w:b/>
          <w:sz w:val="20"/>
          <w:szCs w:val="20"/>
          <w:u w:val="single"/>
        </w:rPr>
        <w:t xml:space="preserve">                                                                                                         Apr 2019- May 2020</w:t>
      </w:r>
    </w:p>
    <w:p w:rsidR="00360118" w:rsidRDefault="00B6481C">
      <w:pPr>
        <w:spacing w:after="0"/>
        <w:jc w:val="both"/>
        <w:rPr>
          <w:rFonts w:ascii="Arial" w:eastAsia="Arial" w:hAnsi="Arial" w:cs="Arial"/>
          <w:b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>Roles &amp; Responsibilities:</w:t>
      </w:r>
    </w:p>
    <w:p w:rsidR="00360118" w:rsidRDefault="00B6481C">
      <w:pPr>
        <w:numPr>
          <w:ilvl w:val="0"/>
          <w:numId w:val="2"/>
        </w:numPr>
        <w:tabs>
          <w:tab w:val="left" w:pos="270"/>
        </w:tabs>
        <w:spacing w:before="240"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Supported </w:t>
      </w:r>
      <w:r>
        <w:rPr>
          <w:rFonts w:ascii="Arial" w:eastAsia="Arial" w:hAnsi="Arial" w:cs="Arial"/>
          <w:b/>
          <w:sz w:val="20"/>
          <w:szCs w:val="20"/>
        </w:rPr>
        <w:t>.NET</w:t>
      </w:r>
      <w:r>
        <w:rPr>
          <w:rFonts w:ascii="Arial" w:eastAsia="Arial" w:hAnsi="Arial" w:cs="Arial"/>
          <w:sz w:val="20"/>
          <w:szCs w:val="20"/>
        </w:rPr>
        <w:t xml:space="preserve"> applications by debugging issues and optimizing code to ensure reliable performance for business-critical systems.</w:t>
      </w:r>
    </w:p>
    <w:p w:rsidR="00360118" w:rsidRDefault="00B6481C">
      <w:pPr>
        <w:numPr>
          <w:ilvl w:val="0"/>
          <w:numId w:val="2"/>
        </w:numP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Deployed applications on </w:t>
      </w:r>
      <w:r>
        <w:rPr>
          <w:rFonts w:ascii="Arial" w:eastAsia="Arial" w:hAnsi="Arial" w:cs="Arial"/>
          <w:b/>
          <w:sz w:val="20"/>
          <w:szCs w:val="20"/>
        </w:rPr>
        <w:t>Microsoft Azure</w:t>
      </w:r>
      <w:r>
        <w:rPr>
          <w:rFonts w:ascii="Arial" w:eastAsia="Arial" w:hAnsi="Arial" w:cs="Arial"/>
          <w:sz w:val="20"/>
          <w:szCs w:val="20"/>
        </w:rPr>
        <w:t xml:space="preserve"> using </w:t>
      </w:r>
      <w:r>
        <w:rPr>
          <w:rFonts w:ascii="Arial" w:eastAsia="Arial" w:hAnsi="Arial" w:cs="Arial"/>
          <w:b/>
          <w:sz w:val="20"/>
          <w:szCs w:val="20"/>
        </w:rPr>
        <w:t>Azure App Services</w:t>
      </w:r>
      <w:r>
        <w:rPr>
          <w:rFonts w:ascii="Arial" w:eastAsia="Arial" w:hAnsi="Arial" w:cs="Arial"/>
          <w:sz w:val="20"/>
          <w:szCs w:val="20"/>
        </w:rPr>
        <w:t>, enabling scalable and efficient cloud hosting.</w:t>
      </w:r>
    </w:p>
    <w:p w:rsidR="00360118" w:rsidRDefault="00B6481C">
      <w:pPr>
        <w:numPr>
          <w:ilvl w:val="0"/>
          <w:numId w:val="2"/>
        </w:numP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Configured </w:t>
      </w:r>
      <w:r>
        <w:rPr>
          <w:rFonts w:ascii="Arial" w:eastAsia="Arial" w:hAnsi="Arial" w:cs="Arial"/>
          <w:b/>
          <w:sz w:val="20"/>
          <w:szCs w:val="20"/>
        </w:rPr>
        <w:t>Azure Application Insights</w:t>
      </w:r>
      <w:r>
        <w:rPr>
          <w:rFonts w:ascii="Arial" w:eastAsia="Arial" w:hAnsi="Arial" w:cs="Arial"/>
          <w:sz w:val="20"/>
          <w:szCs w:val="20"/>
        </w:rPr>
        <w:t xml:space="preserve"> to monitor performance, proactively resolving issues with real-time telemetry data.</w:t>
      </w:r>
    </w:p>
    <w:p w:rsidR="00360118" w:rsidRDefault="00B6481C">
      <w:pPr>
        <w:numPr>
          <w:ilvl w:val="0"/>
          <w:numId w:val="2"/>
        </w:numP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Secured sensitive configurations using </w:t>
      </w:r>
      <w:r>
        <w:rPr>
          <w:rFonts w:ascii="Arial" w:eastAsia="Arial" w:hAnsi="Arial" w:cs="Arial"/>
          <w:b/>
          <w:sz w:val="20"/>
          <w:szCs w:val="20"/>
        </w:rPr>
        <w:t>Azure Key Vault</w:t>
      </w:r>
      <w:r>
        <w:rPr>
          <w:rFonts w:ascii="Arial" w:eastAsia="Arial" w:hAnsi="Arial" w:cs="Arial"/>
          <w:sz w:val="20"/>
          <w:szCs w:val="20"/>
        </w:rPr>
        <w:t xml:space="preserve">, ensuring safe management of secrets for </w:t>
      </w:r>
      <w:r>
        <w:rPr>
          <w:rFonts w:ascii="Arial" w:eastAsia="Arial" w:hAnsi="Arial" w:cs="Arial"/>
          <w:b/>
          <w:sz w:val="20"/>
          <w:szCs w:val="20"/>
        </w:rPr>
        <w:t>.NET</w:t>
      </w:r>
      <w:r>
        <w:rPr>
          <w:rFonts w:ascii="Arial" w:eastAsia="Arial" w:hAnsi="Arial" w:cs="Arial"/>
          <w:sz w:val="20"/>
          <w:szCs w:val="20"/>
        </w:rPr>
        <w:t xml:space="preserve"> applications.</w:t>
      </w:r>
    </w:p>
    <w:p w:rsidR="00360118" w:rsidRDefault="00B648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Experienced in troubleshooting production issues in .NET applications reducing downtime and improving user experience.</w:t>
      </w:r>
    </w:p>
    <w:p w:rsidR="00360118" w:rsidRDefault="00B6481C">
      <w:pPr>
        <w:numPr>
          <w:ilvl w:val="0"/>
          <w:numId w:val="2"/>
        </w:numP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Built automated deployment pipelines with </w:t>
      </w:r>
      <w:r>
        <w:rPr>
          <w:rFonts w:ascii="Arial" w:eastAsia="Arial" w:hAnsi="Arial" w:cs="Arial"/>
          <w:b/>
          <w:sz w:val="20"/>
          <w:szCs w:val="20"/>
        </w:rPr>
        <w:t>Azure DevOps</w:t>
      </w:r>
      <w:r>
        <w:rPr>
          <w:rFonts w:ascii="Arial" w:eastAsia="Arial" w:hAnsi="Arial" w:cs="Arial"/>
          <w:sz w:val="20"/>
          <w:szCs w:val="20"/>
        </w:rPr>
        <w:t xml:space="preserve">, streamlining releases for </w:t>
      </w:r>
      <w:r>
        <w:rPr>
          <w:rFonts w:ascii="Arial" w:eastAsia="Arial" w:hAnsi="Arial" w:cs="Arial"/>
          <w:b/>
          <w:sz w:val="20"/>
          <w:szCs w:val="20"/>
        </w:rPr>
        <w:t>.NET</w:t>
      </w:r>
      <w:r>
        <w:rPr>
          <w:rFonts w:ascii="Arial" w:eastAsia="Arial" w:hAnsi="Arial" w:cs="Arial"/>
          <w:sz w:val="20"/>
          <w:szCs w:val="20"/>
        </w:rPr>
        <w:t xml:space="preserve"> projects and reducing errors.</w:t>
      </w:r>
    </w:p>
    <w:p w:rsidR="00360118" w:rsidRDefault="00B6481C">
      <w:pPr>
        <w:numPr>
          <w:ilvl w:val="0"/>
          <w:numId w:val="2"/>
        </w:numP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Optimized application performance by analyzing </w:t>
      </w:r>
      <w:r>
        <w:rPr>
          <w:rFonts w:ascii="Arial" w:eastAsia="Arial" w:hAnsi="Arial" w:cs="Arial"/>
          <w:b/>
          <w:sz w:val="20"/>
          <w:szCs w:val="20"/>
        </w:rPr>
        <w:t>Azure Application Insights</w:t>
      </w:r>
      <w:r>
        <w:rPr>
          <w:rFonts w:ascii="Arial" w:eastAsia="Arial" w:hAnsi="Arial" w:cs="Arial"/>
          <w:sz w:val="20"/>
          <w:szCs w:val="20"/>
        </w:rPr>
        <w:t xml:space="preserve"> metrics and refining </w:t>
      </w:r>
      <w:r>
        <w:rPr>
          <w:rFonts w:ascii="Arial" w:eastAsia="Arial" w:hAnsi="Arial" w:cs="Arial"/>
          <w:b/>
          <w:sz w:val="20"/>
          <w:szCs w:val="20"/>
        </w:rPr>
        <w:t>.NET</w:t>
      </w:r>
      <w:r>
        <w:rPr>
          <w:rFonts w:ascii="Arial" w:eastAsia="Arial" w:hAnsi="Arial" w:cs="Arial"/>
          <w:sz w:val="20"/>
          <w:szCs w:val="20"/>
        </w:rPr>
        <w:t xml:space="preserve"> code and database queries.</w:t>
      </w:r>
    </w:p>
    <w:p w:rsidR="00360118" w:rsidRDefault="00B6481C">
      <w:pPr>
        <w:numPr>
          <w:ilvl w:val="0"/>
          <w:numId w:val="2"/>
        </w:numP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Integrated </w:t>
      </w:r>
      <w:r>
        <w:rPr>
          <w:rFonts w:ascii="Arial" w:eastAsia="Arial" w:hAnsi="Arial" w:cs="Arial"/>
          <w:b/>
          <w:sz w:val="20"/>
          <w:szCs w:val="20"/>
        </w:rPr>
        <w:t>Azure SQL Database</w:t>
      </w:r>
      <w:r>
        <w:rPr>
          <w:rFonts w:ascii="Arial" w:eastAsia="Arial" w:hAnsi="Arial" w:cs="Arial"/>
          <w:sz w:val="20"/>
          <w:szCs w:val="20"/>
        </w:rPr>
        <w:t xml:space="preserve"> to support .NET applications, ensuring efficient and secure data management in the cloud.</w:t>
      </w:r>
    </w:p>
    <w:p w:rsidR="00360118" w:rsidRDefault="00B6481C">
      <w:pPr>
        <w:numPr>
          <w:ilvl w:val="0"/>
          <w:numId w:val="2"/>
        </w:numP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Used </w:t>
      </w:r>
      <w:r>
        <w:rPr>
          <w:rFonts w:ascii="Arial" w:eastAsia="Arial" w:hAnsi="Arial" w:cs="Arial"/>
          <w:b/>
          <w:sz w:val="20"/>
          <w:szCs w:val="20"/>
        </w:rPr>
        <w:t>Azure Monitor</w:t>
      </w:r>
      <w:r>
        <w:rPr>
          <w:rFonts w:ascii="Arial" w:eastAsia="Arial" w:hAnsi="Arial" w:cs="Arial"/>
          <w:sz w:val="20"/>
          <w:szCs w:val="20"/>
        </w:rPr>
        <w:t xml:space="preserve"> to track logs and diagnostics, quickly identifying and resolving errors in applications.</w:t>
      </w:r>
    </w:p>
    <w:p w:rsidR="00360118" w:rsidRDefault="00B6481C">
      <w:pPr>
        <w:numPr>
          <w:ilvl w:val="0"/>
          <w:numId w:val="2"/>
        </w:numP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Implemented </w:t>
      </w:r>
      <w:r>
        <w:rPr>
          <w:rFonts w:ascii="Arial" w:eastAsia="Arial" w:hAnsi="Arial" w:cs="Arial"/>
          <w:b/>
          <w:sz w:val="20"/>
          <w:szCs w:val="20"/>
        </w:rPr>
        <w:t>Azure Active Directory</w:t>
      </w:r>
      <w:r>
        <w:rPr>
          <w:rFonts w:ascii="Arial" w:eastAsia="Arial" w:hAnsi="Arial" w:cs="Arial"/>
          <w:sz w:val="20"/>
          <w:szCs w:val="20"/>
        </w:rPr>
        <w:t xml:space="preserve"> for secure authentication and authorization in .NET applications, meeting compliance standards.</w:t>
      </w:r>
    </w:p>
    <w:p w:rsidR="00360118" w:rsidRDefault="00B6481C">
      <w:pPr>
        <w:numPr>
          <w:ilvl w:val="0"/>
          <w:numId w:val="2"/>
        </w:numP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Automated infrastructure setup for .NET projects using </w:t>
      </w:r>
      <w:r>
        <w:rPr>
          <w:rFonts w:ascii="Arial" w:eastAsia="Arial" w:hAnsi="Arial" w:cs="Arial"/>
          <w:b/>
          <w:sz w:val="20"/>
          <w:szCs w:val="20"/>
        </w:rPr>
        <w:t>Azure Resource Manager (ARM)</w:t>
      </w:r>
      <w:r>
        <w:rPr>
          <w:rFonts w:ascii="Arial" w:eastAsia="Arial" w:hAnsi="Arial" w:cs="Arial"/>
          <w:sz w:val="20"/>
          <w:szCs w:val="20"/>
        </w:rPr>
        <w:t xml:space="preserve"> templates for consistent deployments.</w:t>
      </w:r>
    </w:p>
    <w:p w:rsidR="00360118" w:rsidRDefault="00B6481C">
      <w:pPr>
        <w:numPr>
          <w:ilvl w:val="0"/>
          <w:numId w:val="2"/>
        </w:numP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0"/>
          <w:szCs w:val="20"/>
        </w:rPr>
        <w:t xml:space="preserve">Maintained .NET applications by applying updates and patches, ensuring compatibility with </w:t>
      </w:r>
      <w:r>
        <w:rPr>
          <w:rFonts w:ascii="Arial" w:eastAsia="Arial" w:hAnsi="Arial" w:cs="Arial"/>
          <w:b/>
          <w:sz w:val="20"/>
          <w:szCs w:val="20"/>
        </w:rPr>
        <w:t>Microsoft Azure</w:t>
      </w:r>
      <w:r>
        <w:rPr>
          <w:rFonts w:ascii="Arial" w:eastAsia="Arial" w:hAnsi="Arial" w:cs="Arial"/>
          <w:sz w:val="20"/>
          <w:szCs w:val="20"/>
        </w:rPr>
        <w:t xml:space="preserve"> services.</w:t>
      </w:r>
    </w:p>
    <w:p w:rsidR="00360118" w:rsidRDefault="00B6481C">
      <w:pPr>
        <w:numPr>
          <w:ilvl w:val="0"/>
          <w:numId w:val="2"/>
        </w:numP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Leveraged </w:t>
      </w:r>
      <w:r>
        <w:rPr>
          <w:rFonts w:ascii="Arial" w:eastAsia="Arial" w:hAnsi="Arial" w:cs="Arial"/>
          <w:b/>
          <w:sz w:val="20"/>
          <w:szCs w:val="20"/>
        </w:rPr>
        <w:t>Azure Blob Storage</w:t>
      </w:r>
      <w:r>
        <w:rPr>
          <w:rFonts w:ascii="Arial" w:eastAsia="Arial" w:hAnsi="Arial" w:cs="Arial"/>
          <w:sz w:val="20"/>
          <w:szCs w:val="20"/>
        </w:rPr>
        <w:t xml:space="preserve"> to manage assets for applications, enabling efficient access to large datasets.</w:t>
      </w:r>
    </w:p>
    <w:p w:rsidR="00360118" w:rsidRDefault="00B6481C">
      <w:pPr>
        <w:numPr>
          <w:ilvl w:val="0"/>
          <w:numId w:val="2"/>
        </w:numPr>
        <w:tabs>
          <w:tab w:val="left" w:pos="270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Ensured high availability for systems using </w:t>
      </w:r>
      <w:r>
        <w:rPr>
          <w:rFonts w:ascii="Arial" w:eastAsia="Arial" w:hAnsi="Arial" w:cs="Arial"/>
          <w:b/>
          <w:sz w:val="20"/>
          <w:szCs w:val="20"/>
        </w:rPr>
        <w:t>Azure Load Balancer</w:t>
      </w:r>
      <w:r>
        <w:rPr>
          <w:rFonts w:ascii="Arial" w:eastAsia="Arial" w:hAnsi="Arial" w:cs="Arial"/>
          <w:sz w:val="20"/>
          <w:szCs w:val="20"/>
        </w:rPr>
        <w:t xml:space="preserve"> to distribute traffic and maintain uptime.</w:t>
      </w:r>
    </w:p>
    <w:p w:rsidR="00360118" w:rsidRDefault="00B6481C">
      <w:pPr>
        <w:numPr>
          <w:ilvl w:val="0"/>
          <w:numId w:val="2"/>
        </w:numPr>
        <w:tabs>
          <w:tab w:val="left" w:pos="270"/>
        </w:tabs>
        <w:spacing w:after="24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Collaborated in </w:t>
      </w:r>
      <w:r>
        <w:rPr>
          <w:rFonts w:ascii="Arial" w:eastAsia="Arial" w:hAnsi="Arial" w:cs="Arial"/>
          <w:b/>
          <w:sz w:val="20"/>
          <w:szCs w:val="20"/>
        </w:rPr>
        <w:t>Agile environments</w:t>
      </w:r>
      <w:r>
        <w:rPr>
          <w:rFonts w:ascii="Arial" w:eastAsia="Arial" w:hAnsi="Arial" w:cs="Arial"/>
          <w:sz w:val="20"/>
          <w:szCs w:val="20"/>
        </w:rPr>
        <w:t xml:space="preserve"> to enhance applications, incorporating </w:t>
      </w:r>
      <w:r>
        <w:rPr>
          <w:rFonts w:ascii="Arial" w:eastAsia="Arial" w:hAnsi="Arial" w:cs="Arial"/>
          <w:b/>
          <w:sz w:val="20"/>
          <w:szCs w:val="20"/>
        </w:rPr>
        <w:t>Azure Application Insights</w:t>
      </w:r>
      <w:r>
        <w:rPr>
          <w:rFonts w:ascii="Arial" w:eastAsia="Arial" w:hAnsi="Arial" w:cs="Arial"/>
          <w:sz w:val="20"/>
          <w:szCs w:val="20"/>
        </w:rPr>
        <w:t xml:space="preserve"> feedback to drive continuous improvement.</w:t>
      </w:r>
    </w:p>
    <w:p w:rsidR="00360118" w:rsidRDefault="00360118">
      <w:p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720"/>
        <w:jc w:val="both"/>
        <w:rPr>
          <w:rFonts w:ascii="Arial" w:eastAsia="Arial" w:hAnsi="Arial" w:cs="Arial"/>
          <w:sz w:val="20"/>
          <w:szCs w:val="20"/>
        </w:rPr>
      </w:pPr>
    </w:p>
    <w:p w:rsidR="00360118" w:rsidRDefault="00B6481C">
      <w:pPr>
        <w:pBdr>
          <w:top w:val="nil"/>
          <w:left w:val="nil"/>
          <w:bottom w:val="nil"/>
          <w:right w:val="nil"/>
          <w:between w:val="nil"/>
        </w:pBdr>
        <w:spacing w:after="28"/>
        <w:ind w:right="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Environment  </w:t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  <w:t xml:space="preserve">: </w:t>
      </w:r>
      <w:r>
        <w:rPr>
          <w:rFonts w:ascii="Arial" w:eastAsia="Arial" w:hAnsi="Arial" w:cs="Arial"/>
          <w:b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.NET Framework, Microsoft Azure, Azure App Services, SQL Server</w:t>
      </w:r>
    </w:p>
    <w:p w:rsidR="00360118" w:rsidRDefault="00360118">
      <w:pPr>
        <w:pBdr>
          <w:top w:val="nil"/>
          <w:left w:val="nil"/>
          <w:bottom w:val="nil"/>
          <w:right w:val="nil"/>
          <w:between w:val="nil"/>
        </w:pBdr>
        <w:spacing w:after="28"/>
        <w:ind w:left="720" w:right="7"/>
        <w:jc w:val="both"/>
        <w:rPr>
          <w:rFonts w:ascii="Arial" w:eastAsia="Arial" w:hAnsi="Arial" w:cs="Arial"/>
          <w:b/>
          <w:sz w:val="20"/>
          <w:szCs w:val="20"/>
        </w:rPr>
      </w:pPr>
    </w:p>
    <w:p w:rsidR="00360118" w:rsidRDefault="00360118">
      <w:p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284" w:line="240" w:lineRule="auto"/>
        <w:ind w:left="72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360118" w:rsidRDefault="00360118">
      <w:pPr>
        <w:ind w:left="720"/>
        <w:rPr>
          <w:rFonts w:ascii="Arial" w:eastAsia="Arial" w:hAnsi="Arial" w:cs="Arial"/>
          <w:sz w:val="20"/>
          <w:szCs w:val="20"/>
        </w:rPr>
      </w:pPr>
    </w:p>
    <w:p w:rsidR="00360118" w:rsidRDefault="00360118">
      <w:pPr>
        <w:rPr>
          <w:rFonts w:ascii="Arial" w:eastAsia="Arial" w:hAnsi="Arial" w:cs="Arial"/>
          <w:sz w:val="20"/>
          <w:szCs w:val="20"/>
        </w:rPr>
      </w:pPr>
    </w:p>
    <w:p w:rsidR="00360118" w:rsidRDefault="00360118">
      <w:pPr>
        <w:rPr>
          <w:rFonts w:ascii="Arial" w:eastAsia="Arial" w:hAnsi="Arial" w:cs="Arial"/>
          <w:sz w:val="20"/>
          <w:szCs w:val="20"/>
        </w:rPr>
      </w:pPr>
    </w:p>
    <w:p w:rsidR="00360118" w:rsidRDefault="00360118">
      <w:pPr>
        <w:rPr>
          <w:rFonts w:ascii="Arial" w:eastAsia="Arial" w:hAnsi="Arial" w:cs="Arial"/>
          <w:sz w:val="20"/>
          <w:szCs w:val="20"/>
        </w:rPr>
      </w:pPr>
    </w:p>
    <w:sectPr w:rsidR="00360118">
      <w:pgSz w:w="12240" w:h="15840"/>
      <w:pgMar w:top="576" w:right="576" w:bottom="576" w:left="57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467B0"/>
    <w:multiLevelType w:val="multilevel"/>
    <w:tmpl w:val="0A2A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526D8"/>
    <w:multiLevelType w:val="multilevel"/>
    <w:tmpl w:val="C81691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16844F7"/>
    <w:multiLevelType w:val="multilevel"/>
    <w:tmpl w:val="E53A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D8449A"/>
    <w:multiLevelType w:val="multilevel"/>
    <w:tmpl w:val="F242871C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D2515BA"/>
    <w:multiLevelType w:val="multilevel"/>
    <w:tmpl w:val="8B42D6E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D623C4E"/>
    <w:multiLevelType w:val="multilevel"/>
    <w:tmpl w:val="75CC75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118"/>
    <w:rsid w:val="00254948"/>
    <w:rsid w:val="00360118"/>
    <w:rsid w:val="00586DB6"/>
    <w:rsid w:val="00766017"/>
    <w:rsid w:val="00862AA4"/>
    <w:rsid w:val="00A70B06"/>
    <w:rsid w:val="00B31EA9"/>
    <w:rsid w:val="00B42714"/>
    <w:rsid w:val="00B6481C"/>
    <w:rsid w:val="00D85EFB"/>
    <w:rsid w:val="00E155FD"/>
    <w:rsid w:val="00F40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4016C"/>
  <w15:docId w15:val="{8E0F0D2E-C238-4477-864A-10D2E1540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rFonts w:ascii="Cambria" w:eastAsia="Cambria" w:hAnsi="Cambria" w:cs="Cambria"/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5187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87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87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87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87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87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51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51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8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87B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1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87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87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87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87B"/>
    <w:rPr>
      <w:b/>
      <w:bCs/>
      <w:smallCaps/>
      <w:color w:val="365F9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rsid w:val="0035187B"/>
  </w:style>
  <w:style w:type="paragraph" w:styleId="Header">
    <w:name w:val="header"/>
    <w:basedOn w:val="Normal"/>
    <w:link w:val="HeaderChar"/>
    <w:uiPriority w:val="99"/>
    <w:unhideWhenUsed/>
    <w:rsid w:val="008952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5277"/>
  </w:style>
  <w:style w:type="paragraph" w:styleId="Footer">
    <w:name w:val="footer"/>
    <w:basedOn w:val="Normal"/>
    <w:link w:val="FooterChar"/>
    <w:uiPriority w:val="99"/>
    <w:unhideWhenUsed/>
    <w:rsid w:val="008952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277"/>
  </w:style>
  <w:style w:type="character" w:styleId="Hyperlink">
    <w:name w:val="Hyperlink"/>
    <w:basedOn w:val="DefaultParagraphFont"/>
    <w:uiPriority w:val="99"/>
    <w:unhideWhenUsed/>
    <w:rsid w:val="00895277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95277"/>
    <w:rPr>
      <w:color w:val="605E5C"/>
      <w:shd w:val="clear" w:color="auto" w:fill="E1DFDD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873D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link w:val="SubtitleChar"/>
    <w:pPr>
      <w:spacing w:after="160"/>
    </w:pPr>
    <w:rPr>
      <w:color w:val="595959"/>
      <w:sz w:val="28"/>
      <w:szCs w:val="28"/>
    </w:r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A70B06"/>
    <w:rPr>
      <w:b/>
      <w:bCs/>
    </w:rPr>
  </w:style>
  <w:style w:type="paragraph" w:styleId="NormalWeb">
    <w:name w:val="Normal (Web)"/>
    <w:basedOn w:val="Normal"/>
    <w:uiPriority w:val="99"/>
    <w:unhideWhenUsed/>
    <w:rsid w:val="00A70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64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saisudheer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BWAK5tNxxWX8gvtamel7EMOs3Q==">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9081</TotalTime>
  <Pages>4</Pages>
  <Words>2249</Words>
  <Characters>12824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Raviteja</dc:creator>
  <cp:lastModifiedBy>DELL</cp:lastModifiedBy>
  <cp:revision>9</cp:revision>
  <dcterms:created xsi:type="dcterms:W3CDTF">2025-08-22T17:21:00Z</dcterms:created>
  <dcterms:modified xsi:type="dcterms:W3CDTF">2025-09-24T15:19:00Z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3ffe8ce1-6e6b-4a1e-96fa-30d5cd64eade</vt:lpwstr>
  </property>
</Properties>
</file>